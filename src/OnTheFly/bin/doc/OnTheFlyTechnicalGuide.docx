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71C" w:rsidRPr="00D766D6" w:rsidRDefault="00E4771C" w:rsidP="003B4FA5">
      <w:pPr>
        <w:rPr>
          <w:rFonts w:asciiTheme="majorHAnsi" w:hAnsiTheme="majorHAnsi" w:cstheme="majorHAnsi"/>
          <w:sz w:val="36"/>
          <w:szCs w:val="36"/>
        </w:rPr>
      </w:pPr>
    </w:p>
    <w:p w:rsidR="00234333" w:rsidRPr="00D766D6" w:rsidRDefault="00234333" w:rsidP="003B4FA5">
      <w:pPr>
        <w:jc w:val="center"/>
        <w:rPr>
          <w:rFonts w:asciiTheme="majorHAnsi" w:hAnsiTheme="majorHAnsi" w:cstheme="majorHAnsi"/>
          <w:sz w:val="48"/>
          <w:szCs w:val="36"/>
          <w:lang w:val="en-US"/>
        </w:rPr>
      </w:pPr>
    </w:p>
    <w:p w:rsidR="00A12C04" w:rsidRDefault="00A12C04" w:rsidP="003B4FA5">
      <w:pPr>
        <w:jc w:val="center"/>
        <w:rPr>
          <w:rFonts w:asciiTheme="majorHAnsi" w:hAnsiTheme="majorHAnsi" w:cstheme="majorHAnsi"/>
          <w:sz w:val="72"/>
          <w:szCs w:val="36"/>
          <w:lang w:val="en-US"/>
        </w:rPr>
      </w:pPr>
    </w:p>
    <w:p w:rsidR="00A12C04" w:rsidRDefault="00A12C04" w:rsidP="003B4FA5">
      <w:pPr>
        <w:jc w:val="center"/>
        <w:rPr>
          <w:rFonts w:asciiTheme="majorHAnsi" w:hAnsiTheme="majorHAnsi" w:cstheme="majorHAnsi"/>
          <w:sz w:val="72"/>
          <w:szCs w:val="36"/>
          <w:lang w:val="en-US"/>
        </w:rPr>
      </w:pPr>
    </w:p>
    <w:p w:rsidR="00A12C04" w:rsidRDefault="00A12C04" w:rsidP="003B4FA5">
      <w:pPr>
        <w:jc w:val="center"/>
        <w:rPr>
          <w:rFonts w:asciiTheme="majorHAnsi" w:hAnsiTheme="majorHAnsi" w:cstheme="majorHAnsi"/>
          <w:sz w:val="72"/>
          <w:szCs w:val="36"/>
          <w:lang w:val="en-US"/>
        </w:rPr>
      </w:pPr>
    </w:p>
    <w:p w:rsidR="00750FCD" w:rsidRDefault="00CF5A1E" w:rsidP="003B4FA5">
      <w:pPr>
        <w:jc w:val="center"/>
        <w:rPr>
          <w:rFonts w:asciiTheme="majorHAnsi" w:hAnsiTheme="majorHAnsi" w:cstheme="majorHAnsi"/>
          <w:sz w:val="72"/>
          <w:szCs w:val="36"/>
          <w:lang w:val="en-US"/>
        </w:rPr>
      </w:pPr>
      <w:r>
        <w:rPr>
          <w:rFonts w:asciiTheme="majorHAnsi" w:hAnsiTheme="majorHAnsi" w:cstheme="majorHAnsi"/>
          <w:sz w:val="72"/>
          <w:szCs w:val="36"/>
          <w:lang w:val="en-US"/>
        </w:rPr>
        <w:t>O</w:t>
      </w:r>
      <w:r w:rsidR="00750FCD" w:rsidRPr="00D766D6">
        <w:rPr>
          <w:rFonts w:asciiTheme="majorHAnsi" w:hAnsiTheme="majorHAnsi" w:cstheme="majorHAnsi"/>
          <w:sz w:val="72"/>
          <w:szCs w:val="36"/>
          <w:lang w:val="en-US"/>
        </w:rPr>
        <w:t>n th</w:t>
      </w:r>
      <w:r w:rsidR="00EC26BC" w:rsidRPr="00D766D6">
        <w:rPr>
          <w:rFonts w:asciiTheme="majorHAnsi" w:hAnsiTheme="majorHAnsi" w:cstheme="majorHAnsi"/>
          <w:sz w:val="72"/>
          <w:szCs w:val="36"/>
          <w:lang w:val="en-US"/>
        </w:rPr>
        <w:t>e</w:t>
      </w:r>
      <w:r w:rsidR="00750FCD" w:rsidRPr="00D766D6">
        <w:rPr>
          <w:rFonts w:asciiTheme="majorHAnsi" w:hAnsiTheme="majorHAnsi" w:cstheme="majorHAnsi"/>
          <w:sz w:val="72"/>
          <w:szCs w:val="36"/>
          <w:lang w:val="en-US"/>
        </w:rPr>
        <w:t xml:space="preserve"> fly</w:t>
      </w:r>
      <w:r>
        <w:rPr>
          <w:rFonts w:asciiTheme="majorHAnsi" w:hAnsiTheme="majorHAnsi" w:cstheme="majorHAnsi"/>
          <w:sz w:val="72"/>
          <w:szCs w:val="36"/>
          <w:lang w:val="en-US"/>
        </w:rPr>
        <w:t xml:space="preserve"> </w:t>
      </w:r>
    </w:p>
    <w:p w:rsidR="00E4771C" w:rsidRDefault="00E4771C" w:rsidP="00E4771C">
      <w:pPr>
        <w:jc w:val="center"/>
        <w:rPr>
          <w:rFonts w:asciiTheme="majorHAnsi" w:hAnsiTheme="majorHAnsi" w:cstheme="majorHAnsi"/>
          <w:lang w:val="en-US"/>
        </w:rPr>
      </w:pPr>
    </w:p>
    <w:p w:rsidR="00A12C04" w:rsidRPr="002671AA" w:rsidRDefault="008107DF" w:rsidP="00E4771C">
      <w:pPr>
        <w:jc w:val="center"/>
        <w:rPr>
          <w:rFonts w:asciiTheme="majorHAnsi" w:hAnsiTheme="majorHAnsi" w:cstheme="majorHAnsi"/>
          <w:sz w:val="40"/>
          <w:szCs w:val="40"/>
          <w:lang w:val="en-US"/>
        </w:rPr>
      </w:pPr>
      <w:r>
        <w:rPr>
          <w:rFonts w:asciiTheme="majorHAnsi" w:hAnsiTheme="majorHAnsi" w:cstheme="majorHAnsi"/>
          <w:sz w:val="40"/>
          <w:szCs w:val="40"/>
          <w:lang w:val="en-US"/>
        </w:rPr>
        <w:t>Technical</w:t>
      </w:r>
      <w:r w:rsidR="002671AA" w:rsidRPr="002671AA">
        <w:rPr>
          <w:rFonts w:asciiTheme="majorHAnsi" w:hAnsiTheme="majorHAnsi" w:cstheme="majorHAnsi"/>
          <w:sz w:val="40"/>
          <w:szCs w:val="40"/>
          <w:lang w:val="en-US"/>
        </w:rPr>
        <w:t xml:space="preserve"> Guide</w:t>
      </w: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E4771C" w:rsidRDefault="00E4771C" w:rsidP="00E4771C">
      <w:pPr>
        <w:jc w:val="center"/>
        <w:rPr>
          <w:rFonts w:asciiTheme="majorHAnsi" w:hAnsiTheme="majorHAnsi" w:cstheme="majorHAnsi"/>
          <w:lang w:val="en-US"/>
        </w:rPr>
      </w:pP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8107DF" w:rsidRPr="00D766D6" w:rsidRDefault="008107DF" w:rsidP="008107DF">
      <w:pPr>
        <w:jc w:val="center"/>
        <w:rPr>
          <w:rFonts w:asciiTheme="majorHAnsi" w:hAnsiTheme="majorHAnsi" w:cstheme="majorHAnsi"/>
        </w:rPr>
      </w:pPr>
    </w:p>
    <w:p w:rsidR="008107DF" w:rsidRDefault="008107DF" w:rsidP="00E4771C">
      <w:pPr>
        <w:jc w:val="center"/>
        <w:rPr>
          <w:rFonts w:asciiTheme="majorHAnsi" w:hAnsiTheme="majorHAnsi" w:cstheme="majorHAnsi"/>
          <w:lang w:val="en-US"/>
        </w:rPr>
      </w:pPr>
    </w:p>
    <w:p w:rsidR="008107DF" w:rsidRDefault="008107DF" w:rsidP="00E4771C">
      <w:pPr>
        <w:jc w:val="center"/>
        <w:rPr>
          <w:rFonts w:asciiTheme="majorHAnsi" w:hAnsiTheme="majorHAnsi" w:cstheme="majorHAnsi"/>
          <w:lang w:val="en-US"/>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900"/>
        <w:gridCol w:w="1260"/>
        <w:gridCol w:w="999"/>
        <w:gridCol w:w="1404"/>
        <w:gridCol w:w="1490"/>
      </w:tblGrid>
      <w:tr w:rsidR="00460E05" w:rsidRPr="00D766D6" w:rsidTr="00E2245C">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Type of Document</w:t>
            </w:r>
          </w:p>
        </w:tc>
        <w:tc>
          <w:tcPr>
            <w:tcW w:w="6053" w:type="dxa"/>
            <w:gridSpan w:val="5"/>
          </w:tcPr>
          <w:p w:rsidR="00460E05" w:rsidRPr="00D766D6" w:rsidRDefault="00480AF5" w:rsidP="00CF5A1E">
            <w:pPr>
              <w:spacing w:before="60" w:after="60"/>
              <w:rPr>
                <w:rFonts w:asciiTheme="majorHAnsi" w:hAnsiTheme="majorHAnsi" w:cstheme="majorHAnsi"/>
                <w:bCs/>
              </w:rPr>
            </w:pPr>
            <w:r>
              <w:rPr>
                <w:rFonts w:asciiTheme="majorHAnsi" w:hAnsiTheme="majorHAnsi" w:cstheme="majorHAnsi"/>
                <w:bCs/>
              </w:rPr>
              <w:t>Technical</w:t>
            </w:r>
            <w:r w:rsidR="00FC1D25">
              <w:rPr>
                <w:rFonts w:asciiTheme="majorHAnsi" w:hAnsiTheme="majorHAnsi" w:cstheme="majorHAnsi"/>
                <w:bCs/>
              </w:rPr>
              <w:t xml:space="preserve"> Guide</w:t>
            </w:r>
          </w:p>
        </w:tc>
      </w:tr>
      <w:tr w:rsidR="00460E05" w:rsidRPr="00D766D6" w:rsidTr="00E2245C">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Reference:</w:t>
            </w:r>
          </w:p>
        </w:tc>
        <w:tc>
          <w:tcPr>
            <w:tcW w:w="6053" w:type="dxa"/>
            <w:gridSpan w:val="5"/>
          </w:tcPr>
          <w:p w:rsidR="00460E05" w:rsidRPr="00D766D6" w:rsidRDefault="00460E05" w:rsidP="00E2245C">
            <w:pPr>
              <w:spacing w:before="60" w:after="60"/>
              <w:rPr>
                <w:rFonts w:asciiTheme="majorHAnsi" w:hAnsiTheme="majorHAnsi" w:cstheme="majorHAnsi"/>
                <w:bCs/>
              </w:rPr>
            </w:pPr>
          </w:p>
        </w:tc>
      </w:tr>
      <w:tr w:rsidR="00460E05" w:rsidRPr="00D766D6" w:rsidTr="00E2245C">
        <w:trPr>
          <w:cantSplit/>
        </w:trPr>
        <w:tc>
          <w:tcPr>
            <w:tcW w:w="2700" w:type="dxa"/>
          </w:tcPr>
          <w:p w:rsidR="00460E05" w:rsidRPr="00D766D6" w:rsidRDefault="00460E05" w:rsidP="00E2245C">
            <w:pPr>
              <w:spacing w:before="60" w:after="60"/>
              <w:rPr>
                <w:rFonts w:asciiTheme="majorHAnsi" w:hAnsiTheme="majorHAnsi" w:cstheme="majorHAnsi"/>
                <w:b/>
              </w:rPr>
            </w:pPr>
            <w:r w:rsidRPr="00D766D6">
              <w:rPr>
                <w:rFonts w:asciiTheme="majorHAnsi" w:hAnsiTheme="majorHAnsi" w:cstheme="majorHAnsi"/>
                <w:b/>
              </w:rPr>
              <w:t>Issue:</w:t>
            </w:r>
          </w:p>
        </w:tc>
        <w:tc>
          <w:tcPr>
            <w:tcW w:w="900" w:type="dxa"/>
          </w:tcPr>
          <w:p w:rsidR="00460E05" w:rsidRPr="00D766D6" w:rsidRDefault="00460E05" w:rsidP="00E2245C">
            <w:pPr>
              <w:spacing w:before="60" w:after="60"/>
              <w:jc w:val="center"/>
              <w:rPr>
                <w:rFonts w:asciiTheme="majorHAnsi" w:hAnsiTheme="majorHAnsi" w:cstheme="majorHAnsi"/>
              </w:rPr>
            </w:pPr>
          </w:p>
        </w:tc>
        <w:tc>
          <w:tcPr>
            <w:tcW w:w="1260" w:type="dxa"/>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Revision:</w:t>
            </w:r>
          </w:p>
        </w:tc>
        <w:tc>
          <w:tcPr>
            <w:tcW w:w="999" w:type="dxa"/>
          </w:tcPr>
          <w:p w:rsidR="00460E05" w:rsidRPr="00D766D6" w:rsidRDefault="00460E05" w:rsidP="00E2245C">
            <w:pPr>
              <w:spacing w:before="60" w:after="60"/>
              <w:jc w:val="center"/>
              <w:rPr>
                <w:rFonts w:asciiTheme="majorHAnsi" w:hAnsiTheme="majorHAnsi" w:cstheme="majorHAnsi"/>
              </w:rPr>
            </w:pPr>
          </w:p>
        </w:tc>
        <w:tc>
          <w:tcPr>
            <w:tcW w:w="1404" w:type="dxa"/>
          </w:tcPr>
          <w:p w:rsidR="00460E05" w:rsidRPr="00D766D6" w:rsidRDefault="00460E05" w:rsidP="00E2245C">
            <w:pPr>
              <w:spacing w:before="60" w:after="60"/>
              <w:rPr>
                <w:rFonts w:asciiTheme="majorHAnsi" w:hAnsiTheme="majorHAnsi" w:cstheme="majorHAnsi"/>
                <w:b/>
                <w:bCs/>
              </w:rPr>
            </w:pPr>
            <w:r w:rsidRPr="00D766D6">
              <w:rPr>
                <w:rFonts w:asciiTheme="majorHAnsi" w:hAnsiTheme="majorHAnsi" w:cstheme="majorHAnsi"/>
                <w:b/>
                <w:bCs/>
              </w:rPr>
              <w:t>Status:</w:t>
            </w:r>
          </w:p>
        </w:tc>
        <w:tc>
          <w:tcPr>
            <w:tcW w:w="1490" w:type="dxa"/>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rPr>
              <w:t>Draft</w:t>
            </w:r>
          </w:p>
        </w:tc>
      </w:tr>
      <w:tr w:rsidR="00460E05" w:rsidRPr="00D766D6" w:rsidTr="00E2245C">
        <w:trPr>
          <w:cantSplit/>
        </w:trPr>
        <w:tc>
          <w:tcPr>
            <w:tcW w:w="2700" w:type="dxa"/>
            <w:tcBorders>
              <w:bottom w:val="single" w:sz="4" w:space="0" w:color="auto"/>
            </w:tcBorders>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Created by:</w:t>
            </w:r>
          </w:p>
        </w:tc>
        <w:tc>
          <w:tcPr>
            <w:tcW w:w="3159" w:type="dxa"/>
            <w:gridSpan w:val="3"/>
            <w:tcBorders>
              <w:bottom w:val="single" w:sz="4" w:space="0" w:color="auto"/>
            </w:tcBorders>
          </w:tcPr>
          <w:p w:rsidR="00460E05" w:rsidRPr="00D766D6" w:rsidRDefault="00CF5A1E" w:rsidP="00E2245C">
            <w:pPr>
              <w:spacing w:before="60" w:after="60"/>
              <w:rPr>
                <w:rFonts w:asciiTheme="majorHAnsi" w:hAnsiTheme="majorHAnsi" w:cstheme="majorHAnsi"/>
              </w:rPr>
            </w:pPr>
            <w:r>
              <w:rPr>
                <w:rFonts w:asciiTheme="majorHAnsi" w:hAnsiTheme="majorHAnsi" w:cstheme="majorHAnsi"/>
              </w:rPr>
              <w:t>Gino Mascotti</w:t>
            </w:r>
          </w:p>
        </w:tc>
        <w:tc>
          <w:tcPr>
            <w:tcW w:w="1404" w:type="dxa"/>
            <w:tcBorders>
              <w:bottom w:val="single" w:sz="4" w:space="0" w:color="auto"/>
            </w:tcBorders>
          </w:tcPr>
          <w:p w:rsidR="00460E05" w:rsidRPr="00D766D6" w:rsidRDefault="00460E05" w:rsidP="00E2245C">
            <w:pPr>
              <w:spacing w:before="60" w:after="60"/>
              <w:rPr>
                <w:rFonts w:asciiTheme="majorHAnsi" w:hAnsiTheme="majorHAnsi" w:cstheme="majorHAnsi"/>
                <w:lang w:val="en-US"/>
              </w:rPr>
            </w:pPr>
            <w:r w:rsidRPr="00D766D6">
              <w:rPr>
                <w:rFonts w:asciiTheme="majorHAnsi" w:hAnsiTheme="majorHAnsi" w:cstheme="majorHAnsi"/>
                <w:b/>
                <w:lang w:val="en-US"/>
              </w:rPr>
              <w:t>Date:</w:t>
            </w:r>
          </w:p>
        </w:tc>
        <w:tc>
          <w:tcPr>
            <w:tcW w:w="1490" w:type="dxa"/>
            <w:tcBorders>
              <w:bottom w:val="single" w:sz="4" w:space="0" w:color="auto"/>
            </w:tcBorders>
          </w:tcPr>
          <w:p w:rsidR="00460E05" w:rsidRPr="00D766D6" w:rsidRDefault="00480AF5" w:rsidP="00E45E51">
            <w:pPr>
              <w:spacing w:before="60" w:after="60"/>
              <w:rPr>
                <w:rFonts w:asciiTheme="majorHAnsi" w:hAnsiTheme="majorHAnsi" w:cstheme="majorHAnsi"/>
              </w:rPr>
            </w:pPr>
            <w:r>
              <w:rPr>
                <w:rFonts w:asciiTheme="majorHAnsi" w:hAnsiTheme="majorHAnsi" w:cstheme="majorHAnsi"/>
              </w:rPr>
              <w:t>23/12</w:t>
            </w:r>
            <w:r w:rsidR="00460E05" w:rsidRPr="00D766D6">
              <w:rPr>
                <w:rFonts w:asciiTheme="majorHAnsi" w:hAnsiTheme="majorHAnsi" w:cstheme="majorHAnsi"/>
              </w:rPr>
              <w:t>/20</w:t>
            </w:r>
            <w:r w:rsidR="00EC26BC" w:rsidRPr="00D766D6">
              <w:rPr>
                <w:rFonts w:asciiTheme="majorHAnsi" w:hAnsiTheme="majorHAnsi" w:cstheme="majorHAnsi"/>
              </w:rPr>
              <w:t>14</w:t>
            </w:r>
          </w:p>
        </w:tc>
      </w:tr>
      <w:tr w:rsidR="00460E05" w:rsidRPr="00D766D6" w:rsidTr="00E2245C">
        <w:trPr>
          <w:cantSplit/>
        </w:trPr>
        <w:tc>
          <w:tcPr>
            <w:tcW w:w="2700" w:type="dxa"/>
            <w:tcBorders>
              <w:bottom w:val="single" w:sz="4" w:space="0" w:color="auto"/>
            </w:tcBorders>
          </w:tcPr>
          <w:p w:rsidR="00460E05" w:rsidRPr="00D766D6" w:rsidRDefault="00460E05" w:rsidP="00E2245C">
            <w:pPr>
              <w:spacing w:before="60" w:after="60"/>
              <w:rPr>
                <w:rFonts w:asciiTheme="majorHAnsi" w:hAnsiTheme="majorHAnsi" w:cstheme="majorHAnsi"/>
              </w:rPr>
            </w:pPr>
            <w:r w:rsidRPr="00D766D6">
              <w:rPr>
                <w:rFonts w:asciiTheme="majorHAnsi" w:hAnsiTheme="majorHAnsi" w:cstheme="majorHAnsi"/>
                <w:b/>
              </w:rPr>
              <w:t>Updated by:</w:t>
            </w:r>
          </w:p>
        </w:tc>
        <w:tc>
          <w:tcPr>
            <w:tcW w:w="3159" w:type="dxa"/>
            <w:gridSpan w:val="3"/>
            <w:tcBorders>
              <w:bottom w:val="single" w:sz="4" w:space="0" w:color="auto"/>
            </w:tcBorders>
          </w:tcPr>
          <w:p w:rsidR="00460E05" w:rsidRPr="00D766D6" w:rsidRDefault="00495781" w:rsidP="00E2245C">
            <w:pPr>
              <w:spacing w:before="60" w:after="60"/>
              <w:rPr>
                <w:rFonts w:asciiTheme="majorHAnsi" w:hAnsiTheme="majorHAnsi" w:cstheme="majorHAnsi"/>
              </w:rPr>
            </w:pPr>
            <w:ins w:id="0" w:author="Gino Mascotti" w:date="2015-06-09T10:28:00Z">
              <w:r>
                <w:rPr>
                  <w:rFonts w:asciiTheme="majorHAnsi" w:hAnsiTheme="majorHAnsi" w:cstheme="majorHAnsi"/>
                </w:rPr>
                <w:t>Gino Mascotti</w:t>
              </w:r>
            </w:ins>
          </w:p>
        </w:tc>
        <w:tc>
          <w:tcPr>
            <w:tcW w:w="1404" w:type="dxa"/>
            <w:tcBorders>
              <w:bottom w:val="single" w:sz="4" w:space="0" w:color="auto"/>
            </w:tcBorders>
          </w:tcPr>
          <w:p w:rsidR="00460E05" w:rsidRPr="00D766D6" w:rsidRDefault="00460E05" w:rsidP="00E2245C">
            <w:pPr>
              <w:spacing w:before="60" w:after="60"/>
              <w:rPr>
                <w:rFonts w:asciiTheme="majorHAnsi" w:hAnsiTheme="majorHAnsi" w:cstheme="majorHAnsi"/>
                <w:lang w:val="en-US"/>
              </w:rPr>
            </w:pPr>
          </w:p>
        </w:tc>
        <w:tc>
          <w:tcPr>
            <w:tcW w:w="1490" w:type="dxa"/>
            <w:tcBorders>
              <w:bottom w:val="single" w:sz="4" w:space="0" w:color="auto"/>
            </w:tcBorders>
          </w:tcPr>
          <w:p w:rsidR="00460E05" w:rsidRPr="00D766D6" w:rsidRDefault="00495781" w:rsidP="00E2245C">
            <w:pPr>
              <w:spacing w:before="60" w:after="60"/>
              <w:rPr>
                <w:rFonts w:asciiTheme="majorHAnsi" w:hAnsiTheme="majorHAnsi" w:cstheme="majorHAnsi"/>
              </w:rPr>
            </w:pPr>
            <w:ins w:id="1" w:author="Gino Mascotti" w:date="2015-06-09T10:28:00Z">
              <w:r>
                <w:rPr>
                  <w:rFonts w:asciiTheme="majorHAnsi" w:hAnsiTheme="majorHAnsi" w:cstheme="majorHAnsi"/>
                </w:rPr>
                <w:t>09/06/2015</w:t>
              </w:r>
            </w:ins>
          </w:p>
        </w:tc>
      </w:tr>
      <w:tr w:rsidR="00460E05" w:rsidRPr="00D766D6" w:rsidTr="00E2245C">
        <w:trPr>
          <w:cantSplit/>
        </w:trPr>
        <w:tc>
          <w:tcPr>
            <w:tcW w:w="2700" w:type="dxa"/>
          </w:tcPr>
          <w:p w:rsidR="00460E05" w:rsidRPr="00D766D6" w:rsidRDefault="00460E05" w:rsidP="00E2245C">
            <w:pPr>
              <w:spacing w:before="60" w:after="60"/>
              <w:rPr>
                <w:rFonts w:asciiTheme="majorHAnsi" w:hAnsiTheme="majorHAnsi" w:cstheme="majorHAnsi"/>
                <w:b/>
                <w:bCs/>
              </w:rPr>
            </w:pPr>
            <w:r w:rsidRPr="00D766D6">
              <w:rPr>
                <w:rFonts w:asciiTheme="majorHAnsi" w:hAnsiTheme="majorHAnsi" w:cstheme="majorHAnsi"/>
                <w:b/>
                <w:bCs/>
              </w:rPr>
              <w:t>Approved by:</w:t>
            </w:r>
          </w:p>
        </w:tc>
        <w:tc>
          <w:tcPr>
            <w:tcW w:w="6053" w:type="dxa"/>
            <w:gridSpan w:val="5"/>
          </w:tcPr>
          <w:p w:rsidR="00460E05" w:rsidRPr="00D766D6" w:rsidRDefault="00460E05" w:rsidP="00E2245C">
            <w:pPr>
              <w:spacing w:before="60" w:after="60"/>
              <w:rPr>
                <w:rFonts w:asciiTheme="majorHAnsi" w:hAnsiTheme="majorHAnsi" w:cstheme="majorHAnsi"/>
              </w:rPr>
            </w:pPr>
          </w:p>
        </w:tc>
      </w:tr>
    </w:tbl>
    <w:p w:rsidR="00CF5A1E" w:rsidRDefault="00CF5A1E">
      <w:pPr>
        <w:rPr>
          <w:rFonts w:asciiTheme="majorHAnsi" w:hAnsiTheme="majorHAnsi" w:cstheme="majorHAnsi"/>
          <w:b/>
          <w:sz w:val="28"/>
        </w:rPr>
      </w:pPr>
      <w:r>
        <w:rPr>
          <w:rFonts w:asciiTheme="majorHAnsi" w:hAnsiTheme="majorHAnsi" w:cstheme="majorHAnsi"/>
          <w:b/>
          <w:sz w:val="28"/>
        </w:rPr>
        <w:br w:type="page"/>
      </w:r>
    </w:p>
    <w:sdt>
      <w:sdtPr>
        <w:rPr>
          <w:caps w:val="0"/>
          <w:color w:val="auto"/>
          <w:spacing w:val="0"/>
          <w:sz w:val="20"/>
          <w:szCs w:val="20"/>
        </w:rPr>
        <w:id w:val="-86777666"/>
        <w:docPartObj>
          <w:docPartGallery w:val="Table of Contents"/>
          <w:docPartUnique/>
        </w:docPartObj>
      </w:sdtPr>
      <w:sdtEndPr>
        <w:rPr>
          <w:b/>
          <w:bCs/>
        </w:rPr>
      </w:sdtEndPr>
      <w:sdtContent>
        <w:p w:rsidR="00BA1441" w:rsidRDefault="00BA1441">
          <w:pPr>
            <w:pStyle w:val="Titolosommario"/>
          </w:pPr>
          <w:r>
            <w:t>S</w:t>
          </w:r>
          <w:r w:rsidR="00C92A49">
            <w:t>UMMARY</w:t>
          </w:r>
        </w:p>
        <w:p w:rsidR="00100918" w:rsidRDefault="00BA1441">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408584668" w:history="1">
            <w:r w:rsidR="00100918" w:rsidRPr="00796A05">
              <w:rPr>
                <w:rStyle w:val="Collegamentoipertestuale"/>
                <w:b/>
                <w:noProof/>
              </w:rPr>
              <w:t>Project description</w:t>
            </w:r>
            <w:r w:rsidR="00100918">
              <w:rPr>
                <w:noProof/>
                <w:webHidden/>
              </w:rPr>
              <w:tab/>
            </w:r>
            <w:r w:rsidR="00100918">
              <w:rPr>
                <w:noProof/>
                <w:webHidden/>
              </w:rPr>
              <w:fldChar w:fldCharType="begin"/>
            </w:r>
            <w:r w:rsidR="00100918">
              <w:rPr>
                <w:noProof/>
                <w:webHidden/>
              </w:rPr>
              <w:instrText xml:space="preserve"> PAGEREF _Toc408584668 \h </w:instrText>
            </w:r>
            <w:r w:rsidR="00100918">
              <w:rPr>
                <w:noProof/>
                <w:webHidden/>
              </w:rPr>
            </w:r>
            <w:r w:rsidR="00100918">
              <w:rPr>
                <w:noProof/>
                <w:webHidden/>
              </w:rPr>
              <w:fldChar w:fldCharType="separate"/>
            </w:r>
            <w:r w:rsidR="00100918">
              <w:rPr>
                <w:noProof/>
                <w:webHidden/>
              </w:rPr>
              <w:t>3</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69" w:history="1">
            <w:r w:rsidR="00100918" w:rsidRPr="00796A05">
              <w:rPr>
                <w:rStyle w:val="Collegamentoipertestuale"/>
                <w:noProof/>
              </w:rPr>
              <w:t>A</w:t>
            </w:r>
            <w:r w:rsidR="00100918" w:rsidRPr="00796A05">
              <w:rPr>
                <w:rStyle w:val="Collegamentoipertestuale"/>
                <w:noProof/>
                <w:lang w:val="en"/>
              </w:rPr>
              <w:t>rchitecture</w:t>
            </w:r>
            <w:r w:rsidR="00100918">
              <w:rPr>
                <w:noProof/>
                <w:webHidden/>
              </w:rPr>
              <w:tab/>
            </w:r>
            <w:r w:rsidR="00100918">
              <w:rPr>
                <w:noProof/>
                <w:webHidden/>
              </w:rPr>
              <w:fldChar w:fldCharType="begin"/>
            </w:r>
            <w:r w:rsidR="00100918">
              <w:rPr>
                <w:noProof/>
                <w:webHidden/>
              </w:rPr>
              <w:instrText xml:space="preserve"> PAGEREF _Toc408584669 \h </w:instrText>
            </w:r>
            <w:r w:rsidR="00100918">
              <w:rPr>
                <w:noProof/>
                <w:webHidden/>
              </w:rPr>
            </w:r>
            <w:r w:rsidR="00100918">
              <w:rPr>
                <w:noProof/>
                <w:webHidden/>
              </w:rPr>
              <w:fldChar w:fldCharType="separate"/>
            </w:r>
            <w:r w:rsidR="00100918">
              <w:rPr>
                <w:noProof/>
                <w:webHidden/>
              </w:rPr>
              <w:t>3</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70" w:history="1">
            <w:r w:rsidR="00100918" w:rsidRPr="00796A05">
              <w:rPr>
                <w:rStyle w:val="Collegamentoipertestuale"/>
                <w:noProof/>
              </w:rPr>
              <w:t>View Level</w:t>
            </w:r>
            <w:r w:rsidR="00100918">
              <w:rPr>
                <w:noProof/>
                <w:webHidden/>
              </w:rPr>
              <w:tab/>
            </w:r>
            <w:r w:rsidR="00100918">
              <w:rPr>
                <w:noProof/>
                <w:webHidden/>
              </w:rPr>
              <w:fldChar w:fldCharType="begin"/>
            </w:r>
            <w:r w:rsidR="00100918">
              <w:rPr>
                <w:noProof/>
                <w:webHidden/>
              </w:rPr>
              <w:instrText xml:space="preserve"> PAGEREF _Toc408584670 \h </w:instrText>
            </w:r>
            <w:r w:rsidR="00100918">
              <w:rPr>
                <w:noProof/>
                <w:webHidden/>
              </w:rPr>
            </w:r>
            <w:r w:rsidR="00100918">
              <w:rPr>
                <w:noProof/>
                <w:webHidden/>
              </w:rPr>
              <w:fldChar w:fldCharType="separate"/>
            </w:r>
            <w:r w:rsidR="00100918">
              <w:rPr>
                <w:noProof/>
                <w:webHidden/>
              </w:rPr>
              <w:t>3</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71" w:history="1">
            <w:r w:rsidR="00100918" w:rsidRPr="00796A05">
              <w:rPr>
                <w:rStyle w:val="Collegamentoipertestuale"/>
                <w:noProof/>
              </w:rPr>
              <w:t>Control Level</w:t>
            </w:r>
            <w:r w:rsidR="00100918">
              <w:rPr>
                <w:noProof/>
                <w:webHidden/>
              </w:rPr>
              <w:tab/>
            </w:r>
            <w:r w:rsidR="00100918">
              <w:rPr>
                <w:noProof/>
                <w:webHidden/>
              </w:rPr>
              <w:fldChar w:fldCharType="begin"/>
            </w:r>
            <w:r w:rsidR="00100918">
              <w:rPr>
                <w:noProof/>
                <w:webHidden/>
              </w:rPr>
              <w:instrText xml:space="preserve"> PAGEREF _Toc408584671 \h </w:instrText>
            </w:r>
            <w:r w:rsidR="00100918">
              <w:rPr>
                <w:noProof/>
                <w:webHidden/>
              </w:rPr>
            </w:r>
            <w:r w:rsidR="00100918">
              <w:rPr>
                <w:noProof/>
                <w:webHidden/>
              </w:rPr>
              <w:fldChar w:fldCharType="separate"/>
            </w:r>
            <w:r w:rsidR="00100918">
              <w:rPr>
                <w:noProof/>
                <w:webHidden/>
              </w:rPr>
              <w:t>4</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72" w:history="1">
            <w:r w:rsidR="00100918" w:rsidRPr="00796A05">
              <w:rPr>
                <w:rStyle w:val="Collegamentoipertestuale"/>
                <w:noProof/>
              </w:rPr>
              <w:t>Model Level</w:t>
            </w:r>
            <w:r w:rsidR="00100918">
              <w:rPr>
                <w:noProof/>
                <w:webHidden/>
              </w:rPr>
              <w:tab/>
            </w:r>
            <w:r w:rsidR="00100918">
              <w:rPr>
                <w:noProof/>
                <w:webHidden/>
              </w:rPr>
              <w:fldChar w:fldCharType="begin"/>
            </w:r>
            <w:r w:rsidR="00100918">
              <w:rPr>
                <w:noProof/>
                <w:webHidden/>
              </w:rPr>
              <w:instrText xml:space="preserve"> PAGEREF _Toc408584672 \h </w:instrText>
            </w:r>
            <w:r w:rsidR="00100918">
              <w:rPr>
                <w:noProof/>
                <w:webHidden/>
              </w:rPr>
            </w:r>
            <w:r w:rsidR="00100918">
              <w:rPr>
                <w:noProof/>
                <w:webHidden/>
              </w:rPr>
              <w:fldChar w:fldCharType="separate"/>
            </w:r>
            <w:r w:rsidR="00100918">
              <w:rPr>
                <w:noProof/>
                <w:webHidden/>
              </w:rPr>
              <w:t>5</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73" w:history="1">
            <w:r w:rsidR="00100918" w:rsidRPr="00796A05">
              <w:rPr>
                <w:rStyle w:val="Collegamentoipertestuale"/>
                <w:noProof/>
              </w:rPr>
              <w:t>Structural cycle</w:t>
            </w:r>
            <w:r w:rsidR="00100918">
              <w:rPr>
                <w:noProof/>
                <w:webHidden/>
              </w:rPr>
              <w:tab/>
            </w:r>
            <w:r w:rsidR="00100918">
              <w:rPr>
                <w:noProof/>
                <w:webHidden/>
              </w:rPr>
              <w:fldChar w:fldCharType="begin"/>
            </w:r>
            <w:r w:rsidR="00100918">
              <w:rPr>
                <w:noProof/>
                <w:webHidden/>
              </w:rPr>
              <w:instrText xml:space="preserve"> PAGEREF _Toc408584673 \h </w:instrText>
            </w:r>
            <w:r w:rsidR="00100918">
              <w:rPr>
                <w:noProof/>
                <w:webHidden/>
              </w:rPr>
            </w:r>
            <w:r w:rsidR="00100918">
              <w:rPr>
                <w:noProof/>
                <w:webHidden/>
              </w:rPr>
              <w:fldChar w:fldCharType="separate"/>
            </w:r>
            <w:r w:rsidR="00100918">
              <w:rPr>
                <w:noProof/>
                <w:webHidden/>
              </w:rPr>
              <w:t>6</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74" w:history="1">
            <w:r w:rsidR="00100918" w:rsidRPr="00796A05">
              <w:rPr>
                <w:rStyle w:val="Collegamentoipertestuale"/>
                <w:noProof/>
              </w:rPr>
              <w:t>Implementations Management</w:t>
            </w:r>
            <w:r w:rsidR="00100918">
              <w:rPr>
                <w:noProof/>
                <w:webHidden/>
              </w:rPr>
              <w:tab/>
            </w:r>
            <w:r w:rsidR="00100918">
              <w:rPr>
                <w:noProof/>
                <w:webHidden/>
              </w:rPr>
              <w:fldChar w:fldCharType="begin"/>
            </w:r>
            <w:r w:rsidR="00100918">
              <w:rPr>
                <w:noProof/>
                <w:webHidden/>
              </w:rPr>
              <w:instrText xml:space="preserve"> PAGEREF _Toc408584674 \h </w:instrText>
            </w:r>
            <w:r w:rsidR="00100918">
              <w:rPr>
                <w:noProof/>
                <w:webHidden/>
              </w:rPr>
            </w:r>
            <w:r w:rsidR="00100918">
              <w:rPr>
                <w:noProof/>
                <w:webHidden/>
              </w:rPr>
              <w:fldChar w:fldCharType="separate"/>
            </w:r>
            <w:r w:rsidR="00100918">
              <w:rPr>
                <w:noProof/>
                <w:webHidden/>
              </w:rPr>
              <w:t>7</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75" w:history="1">
            <w:r w:rsidR="00100918" w:rsidRPr="00796A05">
              <w:rPr>
                <w:rStyle w:val="Collegamentoipertestuale"/>
                <w:noProof/>
              </w:rPr>
              <w:t>SDMX Common API</w:t>
            </w:r>
            <w:r w:rsidR="00100918">
              <w:rPr>
                <w:noProof/>
                <w:webHidden/>
              </w:rPr>
              <w:tab/>
            </w:r>
            <w:r w:rsidR="00100918">
              <w:rPr>
                <w:noProof/>
                <w:webHidden/>
              </w:rPr>
              <w:fldChar w:fldCharType="begin"/>
            </w:r>
            <w:r w:rsidR="00100918">
              <w:rPr>
                <w:noProof/>
                <w:webHidden/>
              </w:rPr>
              <w:instrText xml:space="preserve"> PAGEREF _Toc408584675 \h </w:instrText>
            </w:r>
            <w:r w:rsidR="00100918">
              <w:rPr>
                <w:noProof/>
                <w:webHidden/>
              </w:rPr>
            </w:r>
            <w:r w:rsidR="00100918">
              <w:rPr>
                <w:noProof/>
                <w:webHidden/>
              </w:rPr>
              <w:fldChar w:fldCharType="separate"/>
            </w:r>
            <w:r w:rsidR="00100918">
              <w:rPr>
                <w:noProof/>
                <w:webHidden/>
              </w:rPr>
              <w:t>7</w:t>
            </w:r>
            <w:r w:rsidR="00100918">
              <w:rPr>
                <w:noProof/>
                <w:webHidden/>
              </w:rPr>
              <w:fldChar w:fldCharType="end"/>
            </w:r>
          </w:hyperlink>
        </w:p>
        <w:p w:rsidR="00100918" w:rsidRDefault="00495781">
          <w:pPr>
            <w:pStyle w:val="Sommario1"/>
            <w:tabs>
              <w:tab w:val="right" w:leader="dot" w:pos="9628"/>
            </w:tabs>
            <w:rPr>
              <w:noProof/>
              <w:sz w:val="22"/>
              <w:szCs w:val="22"/>
              <w:lang w:eastAsia="it-IT"/>
            </w:rPr>
          </w:pPr>
          <w:hyperlink w:anchor="_Toc408584676" w:history="1">
            <w:r w:rsidR="00100918" w:rsidRPr="00796A05">
              <w:rPr>
                <w:rStyle w:val="Collegamentoipertestuale"/>
                <w:noProof/>
              </w:rPr>
              <w:t>Model</w:t>
            </w:r>
            <w:r w:rsidR="00100918">
              <w:rPr>
                <w:noProof/>
                <w:webHidden/>
              </w:rPr>
              <w:tab/>
            </w:r>
            <w:r w:rsidR="00100918">
              <w:rPr>
                <w:noProof/>
                <w:webHidden/>
              </w:rPr>
              <w:fldChar w:fldCharType="begin"/>
            </w:r>
            <w:r w:rsidR="00100918">
              <w:rPr>
                <w:noProof/>
                <w:webHidden/>
              </w:rPr>
              <w:instrText xml:space="preserve"> PAGEREF _Toc408584676 \h </w:instrText>
            </w:r>
            <w:r w:rsidR="00100918">
              <w:rPr>
                <w:noProof/>
                <w:webHidden/>
              </w:rPr>
            </w:r>
            <w:r w:rsidR="00100918">
              <w:rPr>
                <w:noProof/>
                <w:webHidden/>
              </w:rPr>
              <w:fldChar w:fldCharType="separate"/>
            </w:r>
            <w:r w:rsidR="00100918">
              <w:rPr>
                <w:noProof/>
                <w:webHidden/>
              </w:rPr>
              <w:t>8</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77" w:history="1">
            <w:r w:rsidR="00100918" w:rsidRPr="00796A05">
              <w:rPr>
                <w:rStyle w:val="Collegamentoipertestuale"/>
                <w:noProof/>
              </w:rPr>
              <w:t>View</w:t>
            </w:r>
            <w:r w:rsidR="00100918">
              <w:rPr>
                <w:noProof/>
                <w:webHidden/>
              </w:rPr>
              <w:tab/>
            </w:r>
            <w:r w:rsidR="00100918">
              <w:rPr>
                <w:noProof/>
                <w:webHidden/>
              </w:rPr>
              <w:fldChar w:fldCharType="begin"/>
            </w:r>
            <w:r w:rsidR="00100918">
              <w:rPr>
                <w:noProof/>
                <w:webHidden/>
              </w:rPr>
              <w:instrText xml:space="preserve"> PAGEREF _Toc408584677 \h </w:instrText>
            </w:r>
            <w:r w:rsidR="00100918">
              <w:rPr>
                <w:noProof/>
                <w:webHidden/>
              </w:rPr>
            </w:r>
            <w:r w:rsidR="00100918">
              <w:rPr>
                <w:noProof/>
                <w:webHidden/>
              </w:rPr>
              <w:fldChar w:fldCharType="separate"/>
            </w:r>
            <w:r w:rsidR="00100918">
              <w:rPr>
                <w:noProof/>
                <w:webHidden/>
              </w:rPr>
              <w:t>8</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78" w:history="1">
            <w:r w:rsidR="00100918" w:rsidRPr="00796A05">
              <w:rPr>
                <w:rStyle w:val="Collegamentoipertestuale"/>
                <w:noProof/>
              </w:rPr>
              <w:t>OnTheFly</w:t>
            </w:r>
            <w:r w:rsidR="00100918">
              <w:rPr>
                <w:noProof/>
                <w:webHidden/>
              </w:rPr>
              <w:tab/>
            </w:r>
            <w:r w:rsidR="00100918">
              <w:rPr>
                <w:noProof/>
                <w:webHidden/>
              </w:rPr>
              <w:fldChar w:fldCharType="begin"/>
            </w:r>
            <w:r w:rsidR="00100918">
              <w:rPr>
                <w:noProof/>
                <w:webHidden/>
              </w:rPr>
              <w:instrText xml:space="preserve"> PAGEREF _Toc408584678 \h </w:instrText>
            </w:r>
            <w:r w:rsidR="00100918">
              <w:rPr>
                <w:noProof/>
                <w:webHidden/>
              </w:rPr>
            </w:r>
            <w:r w:rsidR="00100918">
              <w:rPr>
                <w:noProof/>
                <w:webHidden/>
              </w:rPr>
              <w:fldChar w:fldCharType="separate"/>
            </w:r>
            <w:r w:rsidR="00100918">
              <w:rPr>
                <w:noProof/>
                <w:webHidden/>
              </w:rPr>
              <w:t>8</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79" w:history="1">
            <w:r w:rsidR="00100918" w:rsidRPr="00796A05">
              <w:rPr>
                <w:rStyle w:val="Collegamentoipertestuale"/>
                <w:noProof/>
              </w:rPr>
              <w:t>SOAPSdmx</w:t>
            </w:r>
            <w:r w:rsidR="00100918">
              <w:rPr>
                <w:noProof/>
                <w:webHidden/>
              </w:rPr>
              <w:tab/>
            </w:r>
            <w:r w:rsidR="00100918">
              <w:rPr>
                <w:noProof/>
                <w:webHidden/>
              </w:rPr>
              <w:fldChar w:fldCharType="begin"/>
            </w:r>
            <w:r w:rsidR="00100918">
              <w:rPr>
                <w:noProof/>
                <w:webHidden/>
              </w:rPr>
              <w:instrText xml:space="preserve"> PAGEREF _Toc408584679 \h </w:instrText>
            </w:r>
            <w:r w:rsidR="00100918">
              <w:rPr>
                <w:noProof/>
                <w:webHidden/>
              </w:rPr>
            </w:r>
            <w:r w:rsidR="00100918">
              <w:rPr>
                <w:noProof/>
                <w:webHidden/>
              </w:rPr>
              <w:fldChar w:fldCharType="separate"/>
            </w:r>
            <w:r w:rsidR="00100918">
              <w:rPr>
                <w:noProof/>
                <w:webHidden/>
              </w:rPr>
              <w:t>10</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0" w:history="1">
            <w:r w:rsidR="00100918" w:rsidRPr="00796A05">
              <w:rPr>
                <w:rStyle w:val="Collegamentoipertestuale"/>
                <w:noProof/>
              </w:rPr>
              <w:t>RestSdmw</w:t>
            </w:r>
            <w:r w:rsidR="00100918">
              <w:rPr>
                <w:noProof/>
                <w:webHidden/>
              </w:rPr>
              <w:tab/>
            </w:r>
            <w:r w:rsidR="00100918">
              <w:rPr>
                <w:noProof/>
                <w:webHidden/>
              </w:rPr>
              <w:fldChar w:fldCharType="begin"/>
            </w:r>
            <w:r w:rsidR="00100918">
              <w:rPr>
                <w:noProof/>
                <w:webHidden/>
              </w:rPr>
              <w:instrText xml:space="preserve"> PAGEREF _Toc408584680 \h </w:instrText>
            </w:r>
            <w:r w:rsidR="00100918">
              <w:rPr>
                <w:noProof/>
                <w:webHidden/>
              </w:rPr>
            </w:r>
            <w:r w:rsidR="00100918">
              <w:rPr>
                <w:noProof/>
                <w:webHidden/>
              </w:rPr>
              <w:fldChar w:fldCharType="separate"/>
            </w:r>
            <w:r w:rsidR="00100918">
              <w:rPr>
                <w:noProof/>
                <w:webHidden/>
              </w:rPr>
              <w:t>11</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1" w:history="1">
            <w:r w:rsidR="00100918" w:rsidRPr="00796A05">
              <w:rPr>
                <w:rStyle w:val="Collegamentoipertestuale"/>
                <w:noProof/>
              </w:rPr>
              <w:t>Utils</w:t>
            </w:r>
            <w:r w:rsidR="00100918">
              <w:rPr>
                <w:noProof/>
                <w:webHidden/>
              </w:rPr>
              <w:tab/>
            </w:r>
            <w:r w:rsidR="00100918">
              <w:rPr>
                <w:noProof/>
                <w:webHidden/>
              </w:rPr>
              <w:fldChar w:fldCharType="begin"/>
            </w:r>
            <w:r w:rsidR="00100918">
              <w:rPr>
                <w:noProof/>
                <w:webHidden/>
              </w:rPr>
              <w:instrText xml:space="preserve"> PAGEREF _Toc408584681 \h </w:instrText>
            </w:r>
            <w:r w:rsidR="00100918">
              <w:rPr>
                <w:noProof/>
                <w:webHidden/>
              </w:rPr>
            </w:r>
            <w:r w:rsidR="00100918">
              <w:rPr>
                <w:noProof/>
                <w:webHidden/>
              </w:rPr>
              <w:fldChar w:fldCharType="separate"/>
            </w:r>
            <w:r w:rsidR="00100918">
              <w:rPr>
                <w:noProof/>
                <w:webHidden/>
              </w:rPr>
              <w:t>12</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82" w:history="1">
            <w:r w:rsidR="00100918" w:rsidRPr="00796A05">
              <w:rPr>
                <w:rStyle w:val="Collegamentoipertestuale"/>
                <w:noProof/>
              </w:rPr>
              <w:t>Control</w:t>
            </w:r>
            <w:r w:rsidR="00100918">
              <w:rPr>
                <w:noProof/>
                <w:webHidden/>
              </w:rPr>
              <w:tab/>
            </w:r>
            <w:r w:rsidR="00100918">
              <w:rPr>
                <w:noProof/>
                <w:webHidden/>
              </w:rPr>
              <w:fldChar w:fldCharType="begin"/>
            </w:r>
            <w:r w:rsidR="00100918">
              <w:rPr>
                <w:noProof/>
                <w:webHidden/>
              </w:rPr>
              <w:instrText xml:space="preserve"> PAGEREF _Toc408584682 \h </w:instrText>
            </w:r>
            <w:r w:rsidR="00100918">
              <w:rPr>
                <w:noProof/>
                <w:webHidden/>
              </w:rPr>
            </w:r>
            <w:r w:rsidR="00100918">
              <w:rPr>
                <w:noProof/>
                <w:webHidden/>
              </w:rPr>
              <w:fldChar w:fldCharType="separate"/>
            </w:r>
            <w:r w:rsidR="00100918">
              <w:rPr>
                <w:noProof/>
                <w:webHidden/>
              </w:rPr>
              <w:t>13</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3" w:history="1">
            <w:r w:rsidR="00100918" w:rsidRPr="00796A05">
              <w:rPr>
                <w:rStyle w:val="Collegamentoipertestuale"/>
                <w:noProof/>
              </w:rPr>
              <w:t>FlyEngine</w:t>
            </w:r>
            <w:r w:rsidR="00100918">
              <w:rPr>
                <w:noProof/>
                <w:webHidden/>
              </w:rPr>
              <w:tab/>
            </w:r>
            <w:r w:rsidR="00100918">
              <w:rPr>
                <w:noProof/>
                <w:webHidden/>
              </w:rPr>
              <w:fldChar w:fldCharType="begin"/>
            </w:r>
            <w:r w:rsidR="00100918">
              <w:rPr>
                <w:noProof/>
                <w:webHidden/>
              </w:rPr>
              <w:instrText xml:space="preserve"> PAGEREF _Toc408584683 \h </w:instrText>
            </w:r>
            <w:r w:rsidR="00100918">
              <w:rPr>
                <w:noProof/>
                <w:webHidden/>
              </w:rPr>
            </w:r>
            <w:r w:rsidR="00100918">
              <w:rPr>
                <w:noProof/>
                <w:webHidden/>
              </w:rPr>
              <w:fldChar w:fldCharType="separate"/>
            </w:r>
            <w:r w:rsidR="00100918">
              <w:rPr>
                <w:noProof/>
                <w:webHidden/>
              </w:rPr>
              <w:t>13</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4" w:history="1">
            <w:r w:rsidR="00100918" w:rsidRPr="00796A05">
              <w:rPr>
                <w:rStyle w:val="Collegamentoipertestuale"/>
                <w:noProof/>
              </w:rPr>
              <w:t>FlyController</w:t>
            </w:r>
            <w:r w:rsidR="00100918">
              <w:rPr>
                <w:noProof/>
                <w:webHidden/>
              </w:rPr>
              <w:tab/>
            </w:r>
            <w:r w:rsidR="00100918">
              <w:rPr>
                <w:noProof/>
                <w:webHidden/>
              </w:rPr>
              <w:fldChar w:fldCharType="begin"/>
            </w:r>
            <w:r w:rsidR="00100918">
              <w:rPr>
                <w:noProof/>
                <w:webHidden/>
              </w:rPr>
              <w:instrText xml:space="preserve"> PAGEREF _Toc408584684 \h </w:instrText>
            </w:r>
            <w:r w:rsidR="00100918">
              <w:rPr>
                <w:noProof/>
                <w:webHidden/>
              </w:rPr>
            </w:r>
            <w:r w:rsidR="00100918">
              <w:rPr>
                <w:noProof/>
                <w:webHidden/>
              </w:rPr>
              <w:fldChar w:fldCharType="separate"/>
            </w:r>
            <w:r w:rsidR="00100918">
              <w:rPr>
                <w:noProof/>
                <w:webHidden/>
              </w:rPr>
              <w:t>20</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5" w:history="1">
            <w:r w:rsidR="00100918" w:rsidRPr="00796A05">
              <w:rPr>
                <w:rStyle w:val="Collegamentoipertestuale"/>
                <w:noProof/>
              </w:rPr>
              <w:t>FlyLog</w:t>
            </w:r>
            <w:r w:rsidR="00100918">
              <w:rPr>
                <w:noProof/>
                <w:webHidden/>
              </w:rPr>
              <w:tab/>
            </w:r>
            <w:r w:rsidR="00100918">
              <w:rPr>
                <w:noProof/>
                <w:webHidden/>
              </w:rPr>
              <w:fldChar w:fldCharType="begin"/>
            </w:r>
            <w:r w:rsidR="00100918">
              <w:rPr>
                <w:noProof/>
                <w:webHidden/>
              </w:rPr>
              <w:instrText xml:space="preserve"> PAGEREF _Toc408584685 \h </w:instrText>
            </w:r>
            <w:r w:rsidR="00100918">
              <w:rPr>
                <w:noProof/>
                <w:webHidden/>
              </w:rPr>
            </w:r>
            <w:r w:rsidR="00100918">
              <w:rPr>
                <w:noProof/>
                <w:webHidden/>
              </w:rPr>
              <w:fldChar w:fldCharType="separate"/>
            </w:r>
            <w:r w:rsidR="00100918">
              <w:rPr>
                <w:noProof/>
                <w:webHidden/>
              </w:rPr>
              <w:t>24</w:t>
            </w:r>
            <w:r w:rsidR="00100918">
              <w:rPr>
                <w:noProof/>
                <w:webHidden/>
              </w:rPr>
              <w:fldChar w:fldCharType="end"/>
            </w:r>
          </w:hyperlink>
        </w:p>
        <w:p w:rsidR="00100918" w:rsidRDefault="00495781">
          <w:pPr>
            <w:pStyle w:val="Sommario2"/>
            <w:tabs>
              <w:tab w:val="right" w:leader="dot" w:pos="9628"/>
            </w:tabs>
            <w:rPr>
              <w:b w:val="0"/>
              <w:noProof/>
              <w:sz w:val="22"/>
              <w:lang w:eastAsia="it-IT" w:bidi="ar-SA"/>
            </w:rPr>
          </w:pPr>
          <w:hyperlink w:anchor="_Toc408584686" w:history="1">
            <w:r w:rsidR="00100918" w:rsidRPr="00796A05">
              <w:rPr>
                <w:rStyle w:val="Collegamentoipertestuale"/>
                <w:noProof/>
              </w:rPr>
              <w:t>Model</w:t>
            </w:r>
            <w:r w:rsidR="00100918">
              <w:rPr>
                <w:noProof/>
                <w:webHidden/>
              </w:rPr>
              <w:tab/>
            </w:r>
            <w:r w:rsidR="00100918">
              <w:rPr>
                <w:noProof/>
                <w:webHidden/>
              </w:rPr>
              <w:fldChar w:fldCharType="begin"/>
            </w:r>
            <w:r w:rsidR="00100918">
              <w:rPr>
                <w:noProof/>
                <w:webHidden/>
              </w:rPr>
              <w:instrText xml:space="preserve"> PAGEREF _Toc408584686 \h </w:instrText>
            </w:r>
            <w:r w:rsidR="00100918">
              <w:rPr>
                <w:noProof/>
                <w:webHidden/>
              </w:rPr>
            </w:r>
            <w:r w:rsidR="00100918">
              <w:rPr>
                <w:noProof/>
                <w:webHidden/>
              </w:rPr>
              <w:fldChar w:fldCharType="separate"/>
            </w:r>
            <w:r w:rsidR="00100918">
              <w:rPr>
                <w:noProof/>
                <w:webHidden/>
              </w:rPr>
              <w:t>25</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7" w:history="1">
            <w:r w:rsidR="00100918" w:rsidRPr="00796A05">
              <w:rPr>
                <w:rStyle w:val="Collegamentoipertestuale"/>
                <w:noProof/>
              </w:rPr>
              <w:t>FLYMapping</w:t>
            </w:r>
            <w:r w:rsidR="00100918">
              <w:rPr>
                <w:noProof/>
                <w:webHidden/>
              </w:rPr>
              <w:tab/>
            </w:r>
            <w:r w:rsidR="00100918">
              <w:rPr>
                <w:noProof/>
                <w:webHidden/>
              </w:rPr>
              <w:fldChar w:fldCharType="begin"/>
            </w:r>
            <w:r w:rsidR="00100918">
              <w:rPr>
                <w:noProof/>
                <w:webHidden/>
              </w:rPr>
              <w:instrText xml:space="preserve"> PAGEREF _Toc408584687 \h </w:instrText>
            </w:r>
            <w:r w:rsidR="00100918">
              <w:rPr>
                <w:noProof/>
                <w:webHidden/>
              </w:rPr>
            </w:r>
            <w:r w:rsidR="00100918">
              <w:rPr>
                <w:noProof/>
                <w:webHidden/>
              </w:rPr>
              <w:fldChar w:fldCharType="separate"/>
            </w:r>
            <w:r w:rsidR="00100918">
              <w:rPr>
                <w:noProof/>
                <w:webHidden/>
              </w:rPr>
              <w:t>25</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8" w:history="1">
            <w:r w:rsidR="00100918" w:rsidRPr="00796A05">
              <w:rPr>
                <w:rStyle w:val="Collegamentoipertestuale"/>
                <w:noProof/>
              </w:rPr>
              <w:t>FlyDotStat_Implementation</w:t>
            </w:r>
            <w:r w:rsidR="00100918">
              <w:rPr>
                <w:noProof/>
                <w:webHidden/>
              </w:rPr>
              <w:tab/>
            </w:r>
            <w:r w:rsidR="00100918">
              <w:rPr>
                <w:noProof/>
                <w:webHidden/>
              </w:rPr>
              <w:fldChar w:fldCharType="begin"/>
            </w:r>
            <w:r w:rsidR="00100918">
              <w:rPr>
                <w:noProof/>
                <w:webHidden/>
              </w:rPr>
              <w:instrText xml:space="preserve"> PAGEREF _Toc408584688 \h </w:instrText>
            </w:r>
            <w:r w:rsidR="00100918">
              <w:rPr>
                <w:noProof/>
                <w:webHidden/>
              </w:rPr>
            </w:r>
            <w:r w:rsidR="00100918">
              <w:rPr>
                <w:noProof/>
                <w:webHidden/>
              </w:rPr>
              <w:fldChar w:fldCharType="separate"/>
            </w:r>
            <w:r w:rsidR="00100918">
              <w:rPr>
                <w:noProof/>
                <w:webHidden/>
              </w:rPr>
              <w:t>26</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89" w:history="1">
            <w:r w:rsidR="00100918" w:rsidRPr="00796A05">
              <w:rPr>
                <w:rStyle w:val="Collegamentoipertestuale"/>
                <w:noProof/>
              </w:rPr>
              <w:t>FlySDDSLoader_Implementation</w:t>
            </w:r>
            <w:r w:rsidR="00100918">
              <w:rPr>
                <w:noProof/>
                <w:webHidden/>
              </w:rPr>
              <w:tab/>
            </w:r>
            <w:r w:rsidR="00100918">
              <w:rPr>
                <w:noProof/>
                <w:webHidden/>
              </w:rPr>
              <w:fldChar w:fldCharType="begin"/>
            </w:r>
            <w:r w:rsidR="00100918">
              <w:rPr>
                <w:noProof/>
                <w:webHidden/>
              </w:rPr>
              <w:instrText xml:space="preserve"> PAGEREF _Toc408584689 \h </w:instrText>
            </w:r>
            <w:r w:rsidR="00100918">
              <w:rPr>
                <w:noProof/>
                <w:webHidden/>
              </w:rPr>
            </w:r>
            <w:r w:rsidR="00100918">
              <w:rPr>
                <w:noProof/>
                <w:webHidden/>
              </w:rPr>
              <w:fldChar w:fldCharType="separate"/>
            </w:r>
            <w:r w:rsidR="00100918">
              <w:rPr>
                <w:noProof/>
                <w:webHidden/>
              </w:rPr>
              <w:t>28</w:t>
            </w:r>
            <w:r w:rsidR="00100918">
              <w:rPr>
                <w:noProof/>
                <w:webHidden/>
              </w:rPr>
              <w:fldChar w:fldCharType="end"/>
            </w:r>
          </w:hyperlink>
        </w:p>
        <w:p w:rsidR="00100918" w:rsidRDefault="00495781">
          <w:pPr>
            <w:pStyle w:val="Sommario1"/>
            <w:tabs>
              <w:tab w:val="right" w:leader="dot" w:pos="9628"/>
            </w:tabs>
            <w:rPr>
              <w:noProof/>
              <w:sz w:val="22"/>
              <w:szCs w:val="22"/>
              <w:lang w:eastAsia="it-IT"/>
            </w:rPr>
          </w:pPr>
          <w:hyperlink w:anchor="_Toc408584690" w:history="1">
            <w:r w:rsidR="00100918" w:rsidRPr="00796A05">
              <w:rPr>
                <w:rStyle w:val="Collegamentoipertestuale"/>
                <w:noProof/>
              </w:rPr>
              <w:t>Test Client</w:t>
            </w:r>
            <w:r w:rsidR="00100918">
              <w:rPr>
                <w:noProof/>
                <w:webHidden/>
              </w:rPr>
              <w:tab/>
            </w:r>
            <w:r w:rsidR="00100918">
              <w:rPr>
                <w:noProof/>
                <w:webHidden/>
              </w:rPr>
              <w:fldChar w:fldCharType="begin"/>
            </w:r>
            <w:r w:rsidR="00100918">
              <w:rPr>
                <w:noProof/>
                <w:webHidden/>
              </w:rPr>
              <w:instrText xml:space="preserve"> PAGEREF _Toc408584690 \h </w:instrText>
            </w:r>
            <w:r w:rsidR="00100918">
              <w:rPr>
                <w:noProof/>
                <w:webHidden/>
              </w:rPr>
            </w:r>
            <w:r w:rsidR="00100918">
              <w:rPr>
                <w:noProof/>
                <w:webHidden/>
              </w:rPr>
              <w:fldChar w:fldCharType="separate"/>
            </w:r>
            <w:r w:rsidR="00100918">
              <w:rPr>
                <w:noProof/>
                <w:webHidden/>
              </w:rPr>
              <w:t>29</w:t>
            </w:r>
            <w:r w:rsidR="00100918">
              <w:rPr>
                <w:noProof/>
                <w:webHidden/>
              </w:rPr>
              <w:fldChar w:fldCharType="end"/>
            </w:r>
          </w:hyperlink>
        </w:p>
        <w:p w:rsidR="00100918" w:rsidRDefault="00495781">
          <w:pPr>
            <w:pStyle w:val="Sommario3"/>
            <w:tabs>
              <w:tab w:val="right" w:leader="dot" w:pos="9628"/>
            </w:tabs>
            <w:rPr>
              <w:noProof/>
              <w:sz w:val="22"/>
              <w:szCs w:val="22"/>
              <w:lang w:eastAsia="it-IT"/>
            </w:rPr>
          </w:pPr>
          <w:hyperlink w:anchor="_Toc408584691" w:history="1">
            <w:r w:rsidR="00100918" w:rsidRPr="00796A05">
              <w:rPr>
                <w:rStyle w:val="Collegamentoipertestuale"/>
                <w:noProof/>
              </w:rPr>
              <w:t>FlyCallWS</w:t>
            </w:r>
            <w:r w:rsidR="00100918">
              <w:rPr>
                <w:noProof/>
                <w:webHidden/>
              </w:rPr>
              <w:tab/>
            </w:r>
            <w:r w:rsidR="00100918">
              <w:rPr>
                <w:noProof/>
                <w:webHidden/>
              </w:rPr>
              <w:fldChar w:fldCharType="begin"/>
            </w:r>
            <w:r w:rsidR="00100918">
              <w:rPr>
                <w:noProof/>
                <w:webHidden/>
              </w:rPr>
              <w:instrText xml:space="preserve"> PAGEREF _Toc408584691 \h </w:instrText>
            </w:r>
            <w:r w:rsidR="00100918">
              <w:rPr>
                <w:noProof/>
                <w:webHidden/>
              </w:rPr>
            </w:r>
            <w:r w:rsidR="00100918">
              <w:rPr>
                <w:noProof/>
                <w:webHidden/>
              </w:rPr>
              <w:fldChar w:fldCharType="separate"/>
            </w:r>
            <w:r w:rsidR="00100918">
              <w:rPr>
                <w:noProof/>
                <w:webHidden/>
              </w:rPr>
              <w:t>29</w:t>
            </w:r>
            <w:r w:rsidR="00100918">
              <w:rPr>
                <w:noProof/>
                <w:webHidden/>
              </w:rPr>
              <w:fldChar w:fldCharType="end"/>
            </w:r>
          </w:hyperlink>
        </w:p>
        <w:p w:rsidR="00100918" w:rsidRDefault="00495781">
          <w:pPr>
            <w:pStyle w:val="Sommario1"/>
            <w:tabs>
              <w:tab w:val="right" w:leader="dot" w:pos="9628"/>
            </w:tabs>
            <w:rPr>
              <w:noProof/>
              <w:sz w:val="22"/>
              <w:szCs w:val="22"/>
              <w:lang w:eastAsia="it-IT"/>
            </w:rPr>
          </w:pPr>
          <w:hyperlink w:anchor="_Toc408584692" w:history="1">
            <w:r w:rsidR="00100918" w:rsidRPr="00796A05">
              <w:rPr>
                <w:rStyle w:val="Collegamentoipertestuale"/>
                <w:noProof/>
              </w:rPr>
              <w:t>Pubblicazione</w:t>
            </w:r>
            <w:r w:rsidR="00100918">
              <w:rPr>
                <w:noProof/>
                <w:webHidden/>
              </w:rPr>
              <w:tab/>
            </w:r>
            <w:r w:rsidR="00100918">
              <w:rPr>
                <w:noProof/>
                <w:webHidden/>
              </w:rPr>
              <w:fldChar w:fldCharType="begin"/>
            </w:r>
            <w:r w:rsidR="00100918">
              <w:rPr>
                <w:noProof/>
                <w:webHidden/>
              </w:rPr>
              <w:instrText xml:space="preserve"> PAGEREF _Toc408584692 \h </w:instrText>
            </w:r>
            <w:r w:rsidR="00100918">
              <w:rPr>
                <w:noProof/>
                <w:webHidden/>
              </w:rPr>
            </w:r>
            <w:r w:rsidR="00100918">
              <w:rPr>
                <w:noProof/>
                <w:webHidden/>
              </w:rPr>
              <w:fldChar w:fldCharType="separate"/>
            </w:r>
            <w:r w:rsidR="00100918">
              <w:rPr>
                <w:noProof/>
                <w:webHidden/>
              </w:rPr>
              <w:t>30</w:t>
            </w:r>
            <w:r w:rsidR="00100918">
              <w:rPr>
                <w:noProof/>
                <w:webHidden/>
              </w:rPr>
              <w:fldChar w:fldCharType="end"/>
            </w:r>
          </w:hyperlink>
        </w:p>
        <w:p w:rsidR="00BA1441" w:rsidRDefault="00BA1441">
          <w:r>
            <w:rPr>
              <w:b/>
              <w:bCs/>
            </w:rPr>
            <w:fldChar w:fldCharType="end"/>
          </w:r>
        </w:p>
      </w:sdtContent>
    </w:sdt>
    <w:p w:rsidR="00480AF5" w:rsidRDefault="00480AF5">
      <w:pPr>
        <w:rPr>
          <w:rFonts w:asciiTheme="majorHAnsi" w:hAnsiTheme="majorHAnsi" w:cstheme="majorHAnsi"/>
          <w:b/>
          <w:sz w:val="32"/>
          <w:szCs w:val="32"/>
        </w:rPr>
      </w:pPr>
      <w:r>
        <w:rPr>
          <w:rFonts w:asciiTheme="majorHAnsi" w:hAnsiTheme="majorHAnsi" w:cstheme="majorHAnsi"/>
          <w:b/>
          <w:sz w:val="32"/>
          <w:szCs w:val="32"/>
        </w:rPr>
        <w:br w:type="page"/>
      </w:r>
    </w:p>
    <w:p w:rsidR="00C92A49" w:rsidRPr="00E92FB3" w:rsidRDefault="00C92A49" w:rsidP="00C92A49">
      <w:pPr>
        <w:pStyle w:val="Titolo1"/>
        <w:rPr>
          <w:b/>
          <w:lang w:val="en-US"/>
        </w:rPr>
      </w:pPr>
      <w:bookmarkStart w:id="2" w:name="_Toc407620737"/>
      <w:bookmarkStart w:id="3" w:name="_Toc408584668"/>
      <w:r w:rsidRPr="00E92FB3">
        <w:rPr>
          <w:b/>
          <w:lang w:val="en-US"/>
        </w:rPr>
        <w:lastRenderedPageBreak/>
        <w:t>Project description</w:t>
      </w:r>
      <w:bookmarkEnd w:id="2"/>
      <w:bookmarkEnd w:id="3"/>
    </w:p>
    <w:p w:rsidR="00BD4AE3" w:rsidRDefault="00BD4AE3" w:rsidP="00BD4AE3">
      <w:pPr>
        <w:pStyle w:val="Corpotesto"/>
        <w:rPr>
          <w:rStyle w:val="hps"/>
          <w:lang w:val="en"/>
        </w:rPr>
      </w:pPr>
      <w:r>
        <w:rPr>
          <w:rStyle w:val="hps"/>
          <w:lang w:val="en"/>
        </w:rPr>
        <w:t>The project</w:t>
      </w:r>
      <w:r>
        <w:rPr>
          <w:lang w:val="en"/>
        </w:rPr>
        <w:t xml:space="preserve"> </w:t>
      </w:r>
      <w:r>
        <w:rPr>
          <w:rStyle w:val="hps"/>
          <w:lang w:val="en"/>
        </w:rPr>
        <w:t>OnTheFly</w:t>
      </w:r>
      <w:r>
        <w:rPr>
          <w:lang w:val="en"/>
        </w:rPr>
        <w:t xml:space="preserve"> </w:t>
      </w:r>
      <w:r>
        <w:rPr>
          <w:rStyle w:val="hps"/>
          <w:lang w:val="en"/>
        </w:rPr>
        <w:t>WebServices</w:t>
      </w:r>
      <w:r>
        <w:rPr>
          <w:lang w:val="en"/>
        </w:rPr>
        <w:t xml:space="preserve"> </w:t>
      </w:r>
      <w:r>
        <w:rPr>
          <w:rStyle w:val="hps"/>
          <w:lang w:val="en"/>
        </w:rPr>
        <w:t>was created</w:t>
      </w:r>
      <w:r>
        <w:rPr>
          <w:lang w:val="en"/>
        </w:rPr>
        <w:t xml:space="preserve"> </w:t>
      </w:r>
      <w:r>
        <w:rPr>
          <w:rStyle w:val="hps"/>
          <w:lang w:val="en"/>
        </w:rPr>
        <w:t>to execute queries</w:t>
      </w:r>
      <w:r>
        <w:rPr>
          <w:lang w:val="en"/>
        </w:rPr>
        <w:t xml:space="preserve"> </w:t>
      </w:r>
      <w:r>
        <w:rPr>
          <w:rStyle w:val="hps"/>
          <w:lang w:val="en"/>
        </w:rPr>
        <w:t>SDMX</w:t>
      </w:r>
      <w:r>
        <w:rPr>
          <w:lang w:val="en"/>
        </w:rPr>
        <w:t xml:space="preserve"> </w:t>
      </w:r>
      <w:del w:id="4" w:author="Roberto Pompei" w:date="2015-01-13T12:05:00Z">
        <w:r w:rsidDel="00B16693">
          <w:rPr>
            <w:rStyle w:val="hps"/>
            <w:lang w:val="en"/>
          </w:rPr>
          <w:delText xml:space="preserve">to </w:delText>
        </w:r>
      </w:del>
      <w:ins w:id="5" w:author="Roberto Pompei" w:date="2015-01-13T12:05:00Z">
        <w:r w:rsidR="00B16693">
          <w:rPr>
            <w:rStyle w:val="hps"/>
            <w:lang w:val="en"/>
          </w:rPr>
          <w:t xml:space="preserve">on </w:t>
        </w:r>
      </w:ins>
      <w:r>
        <w:rPr>
          <w:rStyle w:val="hps"/>
          <w:lang w:val="en"/>
        </w:rPr>
        <w:t>different types of</w:t>
      </w:r>
      <w:r>
        <w:rPr>
          <w:lang w:val="en"/>
        </w:rPr>
        <w:t xml:space="preserve"> </w:t>
      </w:r>
      <w:r>
        <w:rPr>
          <w:rStyle w:val="hps"/>
          <w:lang w:val="en"/>
        </w:rPr>
        <w:t>databases</w:t>
      </w:r>
      <w:r>
        <w:rPr>
          <w:lang w:val="en"/>
        </w:rPr>
        <w:t>.</w:t>
      </w:r>
      <w:r>
        <w:rPr>
          <w:lang w:val="en"/>
        </w:rPr>
        <w:br/>
      </w:r>
      <w:ins w:id="6" w:author="Roberto Pompei" w:date="2015-01-13T12:20:00Z">
        <w:r w:rsidR="00DF413A" w:rsidRPr="00DF413A">
          <w:rPr>
            <w:rStyle w:val="hps"/>
            <w:lang w:val="en"/>
          </w:rPr>
          <w:t>Is not necessary to have the database structured according to a specific model, but some stored procedures are enough to perform all queries and create all required structures "On the Fly".</w:t>
        </w:r>
      </w:ins>
      <w:del w:id="7" w:author="Roberto Pompei" w:date="2015-01-13T12:20:00Z">
        <w:r w:rsidDel="00DF413A">
          <w:rPr>
            <w:rStyle w:val="hps"/>
            <w:lang w:val="en"/>
          </w:rPr>
          <w:delText>Is no longer</w:delText>
        </w:r>
        <w:r w:rsidDel="00DF413A">
          <w:rPr>
            <w:lang w:val="en"/>
          </w:rPr>
          <w:delText xml:space="preserve"> </w:delText>
        </w:r>
        <w:r w:rsidDel="00DF413A">
          <w:rPr>
            <w:rStyle w:val="hps"/>
            <w:lang w:val="en"/>
          </w:rPr>
          <w:delText>necessary to have</w:delText>
        </w:r>
        <w:r w:rsidDel="00DF413A">
          <w:rPr>
            <w:lang w:val="en"/>
          </w:rPr>
          <w:delText xml:space="preserve"> </w:delText>
        </w:r>
        <w:r w:rsidDel="00DF413A">
          <w:rPr>
            <w:rStyle w:val="hps"/>
            <w:lang w:val="en"/>
          </w:rPr>
          <w:delText>the</w:delText>
        </w:r>
        <w:r w:rsidDel="00DF413A">
          <w:rPr>
            <w:lang w:val="en"/>
          </w:rPr>
          <w:delText xml:space="preserve"> </w:delText>
        </w:r>
        <w:r w:rsidDel="00DF413A">
          <w:rPr>
            <w:rStyle w:val="hps"/>
            <w:lang w:val="en"/>
          </w:rPr>
          <w:delText>database</w:delText>
        </w:r>
        <w:r w:rsidDel="00DF413A">
          <w:rPr>
            <w:lang w:val="en"/>
          </w:rPr>
          <w:delText xml:space="preserve"> </w:delText>
        </w:r>
        <w:r w:rsidDel="00DF413A">
          <w:rPr>
            <w:rStyle w:val="hps"/>
            <w:lang w:val="en"/>
          </w:rPr>
          <w:delText>structured</w:delText>
        </w:r>
        <w:r w:rsidDel="00DF413A">
          <w:rPr>
            <w:lang w:val="en"/>
          </w:rPr>
          <w:delText xml:space="preserve"> </w:delText>
        </w:r>
        <w:r w:rsidDel="00DF413A">
          <w:rPr>
            <w:rStyle w:val="hps"/>
            <w:lang w:val="en"/>
          </w:rPr>
          <w:delText>according to a specific</w:delText>
        </w:r>
        <w:r w:rsidDel="00DF413A">
          <w:rPr>
            <w:lang w:val="en"/>
          </w:rPr>
          <w:delText xml:space="preserve"> </w:delText>
        </w:r>
        <w:r w:rsidDel="00DF413A">
          <w:rPr>
            <w:rStyle w:val="hps"/>
            <w:lang w:val="en"/>
          </w:rPr>
          <w:delText>model</w:delText>
        </w:r>
        <w:r w:rsidDel="00DF413A">
          <w:rPr>
            <w:lang w:val="en"/>
          </w:rPr>
          <w:delText xml:space="preserve"> </w:delText>
        </w:r>
        <w:r w:rsidDel="00DF413A">
          <w:rPr>
            <w:rStyle w:val="hps"/>
            <w:lang w:val="en"/>
          </w:rPr>
          <w:delText>but</w:delText>
        </w:r>
        <w:r w:rsidDel="00DF413A">
          <w:rPr>
            <w:lang w:val="en"/>
          </w:rPr>
          <w:delText xml:space="preserve"> </w:delText>
        </w:r>
        <w:r w:rsidDel="00DF413A">
          <w:rPr>
            <w:rStyle w:val="hps"/>
            <w:lang w:val="en"/>
          </w:rPr>
          <w:delText>simply</w:delText>
        </w:r>
        <w:r w:rsidDel="00DF413A">
          <w:rPr>
            <w:lang w:val="en"/>
          </w:rPr>
          <w:delText xml:space="preserve"> </w:delText>
        </w:r>
        <w:r w:rsidDel="00DF413A">
          <w:rPr>
            <w:rStyle w:val="hps"/>
            <w:lang w:val="en"/>
          </w:rPr>
          <w:delText>the presence of some</w:delText>
        </w:r>
        <w:r w:rsidDel="00DF413A">
          <w:rPr>
            <w:lang w:val="en"/>
          </w:rPr>
          <w:delText xml:space="preserve"> </w:delText>
        </w:r>
        <w:r w:rsidDel="00DF413A">
          <w:rPr>
            <w:rStyle w:val="hps"/>
            <w:lang w:val="en"/>
          </w:rPr>
          <w:delText>store</w:delText>
        </w:r>
        <w:r w:rsidDel="00DF413A">
          <w:rPr>
            <w:lang w:val="en"/>
          </w:rPr>
          <w:delText xml:space="preserve"> </w:delText>
        </w:r>
        <w:r w:rsidDel="00DF413A">
          <w:rPr>
            <w:rStyle w:val="hps"/>
            <w:lang w:val="en"/>
          </w:rPr>
          <w:delText>procedures</w:delText>
        </w:r>
        <w:r w:rsidDel="00DF413A">
          <w:rPr>
            <w:lang w:val="en"/>
          </w:rPr>
          <w:delText xml:space="preserve"> </w:delText>
        </w:r>
        <w:r w:rsidDel="00DF413A">
          <w:rPr>
            <w:rStyle w:val="hps"/>
            <w:lang w:val="en"/>
          </w:rPr>
          <w:delText>to perform</w:delText>
        </w:r>
        <w:r w:rsidDel="00DF413A">
          <w:rPr>
            <w:lang w:val="en"/>
          </w:rPr>
          <w:delText xml:space="preserve"> </w:delText>
        </w:r>
        <w:r w:rsidDel="00DF413A">
          <w:rPr>
            <w:rStyle w:val="hps"/>
            <w:lang w:val="en"/>
          </w:rPr>
          <w:delText>all queries</w:delText>
        </w:r>
        <w:r w:rsidDel="00DF413A">
          <w:rPr>
            <w:lang w:val="en"/>
          </w:rPr>
          <w:delText xml:space="preserve"> </w:delText>
        </w:r>
        <w:r w:rsidDel="00DF413A">
          <w:rPr>
            <w:rStyle w:val="hps"/>
            <w:lang w:val="en"/>
          </w:rPr>
          <w:delText>and</w:delText>
        </w:r>
        <w:r w:rsidDel="00DF413A">
          <w:rPr>
            <w:lang w:val="en"/>
          </w:rPr>
          <w:delText xml:space="preserve"> </w:delText>
        </w:r>
        <w:r w:rsidDel="00DF413A">
          <w:rPr>
            <w:rStyle w:val="hps"/>
            <w:lang w:val="en"/>
          </w:rPr>
          <w:delText>create</w:delText>
        </w:r>
        <w:r w:rsidDel="00DF413A">
          <w:rPr>
            <w:lang w:val="en"/>
          </w:rPr>
          <w:delText xml:space="preserve"> </w:delText>
        </w:r>
        <w:r w:rsidDel="00DF413A">
          <w:rPr>
            <w:rStyle w:val="hps"/>
            <w:lang w:val="en"/>
          </w:rPr>
          <w:delText>"On the</w:delText>
        </w:r>
        <w:r w:rsidDel="00DF413A">
          <w:rPr>
            <w:lang w:val="en"/>
          </w:rPr>
          <w:delText xml:space="preserve"> </w:delText>
        </w:r>
        <w:r w:rsidDel="00DF413A">
          <w:rPr>
            <w:rStyle w:val="hps"/>
            <w:lang w:val="en"/>
          </w:rPr>
          <w:delText>Fly</w:delText>
        </w:r>
        <w:r w:rsidDel="00DF413A">
          <w:rPr>
            <w:lang w:val="en"/>
          </w:rPr>
          <w:delText xml:space="preserve">" </w:delText>
        </w:r>
        <w:r w:rsidDel="00DF413A">
          <w:rPr>
            <w:rStyle w:val="hps"/>
            <w:lang w:val="en"/>
          </w:rPr>
          <w:delText>all</w:delText>
        </w:r>
        <w:r w:rsidDel="00DF413A">
          <w:rPr>
            <w:lang w:val="en"/>
          </w:rPr>
          <w:delText xml:space="preserve"> </w:delText>
        </w:r>
        <w:r w:rsidDel="00DF413A">
          <w:rPr>
            <w:rStyle w:val="hps"/>
            <w:lang w:val="en"/>
          </w:rPr>
          <w:delText>required structures.</w:delText>
        </w:r>
      </w:del>
    </w:p>
    <w:p w:rsidR="00BD4AE3" w:rsidRDefault="00BD4AE3" w:rsidP="00BD4AE3">
      <w:pPr>
        <w:pStyle w:val="Corpotesto"/>
        <w:rPr>
          <w:rStyle w:val="hps"/>
          <w:lang w:val="en"/>
        </w:rPr>
      </w:pPr>
    </w:p>
    <w:p w:rsidR="00691A5C" w:rsidRDefault="00691A5C" w:rsidP="00BD4AE3">
      <w:pPr>
        <w:pStyle w:val="Corpotesto"/>
        <w:rPr>
          <w:rStyle w:val="hps"/>
          <w:lang w:val="en"/>
        </w:rPr>
      </w:pPr>
    </w:p>
    <w:p w:rsidR="00D105A0" w:rsidRPr="00E92FB3" w:rsidRDefault="00D105A0" w:rsidP="00D05C75">
      <w:pPr>
        <w:pStyle w:val="Titolo2"/>
        <w:rPr>
          <w:lang w:val="en-US"/>
        </w:rPr>
      </w:pPr>
      <w:bookmarkStart w:id="8" w:name="_Toc408584669"/>
      <w:r w:rsidRPr="00E92FB3">
        <w:rPr>
          <w:lang w:val="en-US"/>
        </w:rPr>
        <w:t>A</w:t>
      </w:r>
      <w:r w:rsidR="00C92A49">
        <w:rPr>
          <w:rStyle w:val="hps"/>
          <w:lang w:val="en"/>
        </w:rPr>
        <w:t>rchitecture</w:t>
      </w:r>
      <w:bookmarkEnd w:id="8"/>
    </w:p>
    <w:p w:rsidR="00691A5C" w:rsidRDefault="00691A5C" w:rsidP="002110B7">
      <w:pPr>
        <w:spacing w:before="0" w:after="0" w:line="240" w:lineRule="auto"/>
        <w:rPr>
          <w:rStyle w:val="hps"/>
          <w:lang w:val="en"/>
        </w:rPr>
      </w:pPr>
    </w:p>
    <w:p w:rsidR="00C92A49" w:rsidRDefault="00C92A49" w:rsidP="002110B7">
      <w:pPr>
        <w:spacing w:before="0" w:after="0" w:line="240" w:lineRule="auto"/>
        <w:rPr>
          <w:rStyle w:val="hps"/>
          <w:lang w:val="en"/>
        </w:rPr>
      </w:pPr>
      <w:r>
        <w:rPr>
          <w:rStyle w:val="hps"/>
          <w:lang w:val="en"/>
        </w:rPr>
        <w:t>The project</w:t>
      </w:r>
      <w:r>
        <w:rPr>
          <w:lang w:val="en"/>
        </w:rPr>
        <w:t xml:space="preserve"> </w:t>
      </w:r>
      <w:r>
        <w:rPr>
          <w:rStyle w:val="hps"/>
          <w:lang w:val="en"/>
        </w:rPr>
        <w:t>OnTheFly</w:t>
      </w:r>
      <w:r>
        <w:rPr>
          <w:lang w:val="en"/>
        </w:rPr>
        <w:t xml:space="preserve"> </w:t>
      </w:r>
      <w:r>
        <w:rPr>
          <w:rStyle w:val="hps"/>
          <w:lang w:val="en"/>
        </w:rPr>
        <w:t>respects the architecture</w:t>
      </w:r>
      <w:r>
        <w:rPr>
          <w:lang w:val="en"/>
        </w:rPr>
        <w:t xml:space="preserve"> </w:t>
      </w:r>
      <w:r>
        <w:rPr>
          <w:rStyle w:val="hps"/>
          <w:lang w:val="en"/>
        </w:rPr>
        <w:t>of</w:t>
      </w:r>
      <w:r>
        <w:rPr>
          <w:lang w:val="en"/>
        </w:rPr>
        <w:t xml:space="preserve"> </w:t>
      </w:r>
      <w:r>
        <w:rPr>
          <w:rStyle w:val="hps"/>
          <w:lang w:val="en"/>
        </w:rPr>
        <w:t>three-tier model</w:t>
      </w:r>
    </w:p>
    <w:p w:rsidR="00BD4AE3" w:rsidRPr="00E92FB3" w:rsidRDefault="00BD4AE3" w:rsidP="002110B7">
      <w:pPr>
        <w:spacing w:before="0" w:after="0" w:line="240" w:lineRule="auto"/>
        <w:rPr>
          <w:lang w:val="en-US"/>
        </w:rPr>
      </w:pPr>
      <w:r w:rsidRPr="00E92FB3">
        <w:rPr>
          <w:lang w:val="en-US"/>
        </w:rPr>
        <w:t>Model-View-Control</w:t>
      </w:r>
      <w:r w:rsidR="0089080A" w:rsidRPr="00E92FB3">
        <w:rPr>
          <w:lang w:val="en-US"/>
        </w:rPr>
        <w:t xml:space="preserve"> + (Implementations)</w:t>
      </w:r>
    </w:p>
    <w:p w:rsidR="00691A5C" w:rsidRPr="00E92FB3" w:rsidRDefault="00691A5C" w:rsidP="002110B7">
      <w:pPr>
        <w:spacing w:before="0" w:after="0" w:line="240" w:lineRule="auto"/>
        <w:rPr>
          <w:lang w:val="en-US"/>
        </w:rPr>
      </w:pPr>
    </w:p>
    <w:p w:rsidR="00691A5C" w:rsidRPr="00E92FB3" w:rsidRDefault="00691A5C" w:rsidP="002110B7">
      <w:pPr>
        <w:spacing w:before="0" w:after="0" w:line="240" w:lineRule="auto"/>
        <w:rPr>
          <w:lang w:val="en-US"/>
        </w:rPr>
      </w:pPr>
    </w:p>
    <w:p w:rsidR="00691A5C" w:rsidRPr="00E92FB3" w:rsidRDefault="00691A5C" w:rsidP="00691A5C">
      <w:pPr>
        <w:pStyle w:val="Titolo3"/>
        <w:rPr>
          <w:lang w:val="en-US"/>
        </w:rPr>
      </w:pPr>
      <w:bookmarkStart w:id="9" w:name="_Toc408584670"/>
      <w:r w:rsidRPr="00E92FB3">
        <w:rPr>
          <w:lang w:val="en-US"/>
        </w:rPr>
        <w:t>View Level</w:t>
      </w:r>
      <w:bookmarkEnd w:id="9"/>
    </w:p>
    <w:p w:rsidR="002110B7" w:rsidRDefault="00495781" w:rsidP="002110B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pt;height:178.6pt">
            <v:imagedata r:id="rId9" o:title="Diagrammi1_View"/>
          </v:shape>
        </w:pict>
      </w:r>
    </w:p>
    <w:p w:rsidR="00BD4AE3" w:rsidRPr="00E92FB3" w:rsidRDefault="005F22D9" w:rsidP="0031380F">
      <w:pPr>
        <w:rPr>
          <w:lang w:val="en-US"/>
        </w:rPr>
      </w:pPr>
      <w:r w:rsidRPr="00E92FB3">
        <w:rPr>
          <w:b/>
          <w:u w:val="single"/>
          <w:lang w:val="en-US"/>
        </w:rPr>
        <w:t>The</w:t>
      </w:r>
      <w:r w:rsidR="00BD4AE3" w:rsidRPr="00E92FB3">
        <w:rPr>
          <w:b/>
          <w:u w:val="single"/>
          <w:lang w:val="en-US"/>
        </w:rPr>
        <w:t xml:space="preserve"> View</w:t>
      </w:r>
      <w:r w:rsidRPr="00E92FB3">
        <w:rPr>
          <w:b/>
          <w:u w:val="single"/>
          <w:lang w:val="en-US"/>
        </w:rPr>
        <w:t xml:space="preserve"> level</w:t>
      </w:r>
      <w:del w:id="10" w:author="Roberto Pompei" w:date="2015-01-13T12:35:00Z">
        <w:r w:rsidR="00BD4AE3" w:rsidRPr="00E92FB3" w:rsidDel="0099273A">
          <w:rPr>
            <w:lang w:val="en-US"/>
          </w:rPr>
          <w:delText>,</w:delText>
        </w:r>
      </w:del>
      <w:r w:rsidR="00BD4AE3" w:rsidRPr="00E92FB3">
        <w:rPr>
          <w:lang w:val="en-US"/>
        </w:rPr>
        <w:t xml:space="preserve"> </w:t>
      </w:r>
      <w:r>
        <w:rPr>
          <w:rStyle w:val="hps"/>
          <w:lang w:val="en"/>
        </w:rPr>
        <w:t>is represented</w:t>
      </w:r>
      <w:r>
        <w:rPr>
          <w:lang w:val="en"/>
        </w:rPr>
        <w:t xml:space="preserve"> </w:t>
      </w:r>
      <w:r>
        <w:rPr>
          <w:rStyle w:val="hps"/>
          <w:lang w:val="en"/>
        </w:rPr>
        <w:t>by the projects</w:t>
      </w:r>
      <w:r>
        <w:rPr>
          <w:lang w:val="en"/>
        </w:rPr>
        <w:t xml:space="preserve"> </w:t>
      </w:r>
      <w:r>
        <w:rPr>
          <w:rStyle w:val="hps"/>
          <w:lang w:val="en"/>
        </w:rPr>
        <w:t>that are accessible</w:t>
      </w:r>
      <w:r>
        <w:rPr>
          <w:lang w:val="en"/>
        </w:rPr>
        <w:t xml:space="preserve"> </w:t>
      </w:r>
      <w:r>
        <w:rPr>
          <w:rStyle w:val="hps"/>
          <w:lang w:val="en"/>
        </w:rPr>
        <w:t>to the end user</w:t>
      </w:r>
      <w:r>
        <w:rPr>
          <w:lang w:val="en"/>
        </w:rPr>
        <w:t>:</w:t>
      </w:r>
    </w:p>
    <w:p w:rsidR="00BD4AE3" w:rsidRDefault="00BD4AE3" w:rsidP="001C147A">
      <w:pPr>
        <w:pStyle w:val="Paragrafoelenco"/>
        <w:numPr>
          <w:ilvl w:val="0"/>
          <w:numId w:val="1"/>
        </w:numPr>
      </w:pPr>
      <w:r>
        <w:t>OnTheFly</w:t>
      </w:r>
    </w:p>
    <w:p w:rsidR="00BD4AE3" w:rsidRDefault="0089080A" w:rsidP="001C147A">
      <w:pPr>
        <w:pStyle w:val="Paragrafoelenco"/>
        <w:numPr>
          <w:ilvl w:val="0"/>
          <w:numId w:val="1"/>
        </w:numPr>
      </w:pPr>
      <w:r>
        <w:t>RestSdmx</w:t>
      </w:r>
    </w:p>
    <w:p w:rsidR="0089080A" w:rsidRDefault="0089080A" w:rsidP="001C147A">
      <w:pPr>
        <w:pStyle w:val="Paragrafoelenco"/>
        <w:numPr>
          <w:ilvl w:val="0"/>
          <w:numId w:val="1"/>
        </w:numPr>
      </w:pPr>
      <w:r>
        <w:t>SoapSdmx</w:t>
      </w:r>
    </w:p>
    <w:p w:rsidR="00691A5C" w:rsidRDefault="00691A5C">
      <w:r>
        <w:br w:type="page"/>
      </w:r>
    </w:p>
    <w:p w:rsidR="00691A5C" w:rsidRDefault="00691A5C" w:rsidP="00691A5C">
      <w:pPr>
        <w:pStyle w:val="Titolo3"/>
      </w:pPr>
      <w:bookmarkStart w:id="11" w:name="_Toc408584671"/>
      <w:r>
        <w:lastRenderedPageBreak/>
        <w:t>Control Level</w:t>
      </w:r>
      <w:bookmarkEnd w:id="11"/>
    </w:p>
    <w:p w:rsidR="00691A5C" w:rsidRDefault="00691A5C" w:rsidP="00691A5C"/>
    <w:p w:rsidR="002110B7" w:rsidRDefault="00495781" w:rsidP="002110B7">
      <w:pPr>
        <w:jc w:val="center"/>
      </w:pPr>
      <w:r>
        <w:pict>
          <v:shape id="_x0000_i1026" type="#_x0000_t75" style="width:383.05pt;height:162.25pt">
            <v:imagedata r:id="rId10" o:title="Diagrammi1_Control"/>
          </v:shape>
        </w:pict>
      </w:r>
    </w:p>
    <w:p w:rsidR="0089080A" w:rsidRPr="00E92FB3" w:rsidRDefault="005F22D9" w:rsidP="0031380F">
      <w:pPr>
        <w:rPr>
          <w:lang w:val="en-US"/>
        </w:rPr>
      </w:pPr>
      <w:r w:rsidRPr="00E92FB3">
        <w:rPr>
          <w:b/>
          <w:u w:val="single"/>
          <w:lang w:val="en-US"/>
        </w:rPr>
        <w:t>The</w:t>
      </w:r>
      <w:r w:rsidR="0089080A" w:rsidRPr="00E92FB3">
        <w:rPr>
          <w:b/>
          <w:u w:val="single"/>
          <w:lang w:val="en-US"/>
        </w:rPr>
        <w:t xml:space="preserve"> Control</w:t>
      </w:r>
      <w:r w:rsidRPr="00E92FB3">
        <w:rPr>
          <w:b/>
          <w:u w:val="single"/>
          <w:lang w:val="en-US"/>
        </w:rPr>
        <w:t xml:space="preserve"> level</w:t>
      </w:r>
      <w:del w:id="12" w:author="Roberto Pompei" w:date="2015-01-13T12:36:00Z">
        <w:r w:rsidR="0089080A" w:rsidRPr="00E92FB3" w:rsidDel="0099273A">
          <w:rPr>
            <w:lang w:val="en-US"/>
          </w:rPr>
          <w:delText>,</w:delText>
        </w:r>
      </w:del>
      <w:r w:rsidR="0089080A" w:rsidRPr="00E92FB3">
        <w:rPr>
          <w:lang w:val="en-US"/>
        </w:rPr>
        <w:t xml:space="preserve"> </w:t>
      </w:r>
      <w:r w:rsidRPr="00E92FB3">
        <w:rPr>
          <w:lang w:val="en-US"/>
        </w:rPr>
        <w:t>is represented by all the projects used to parse</w:t>
      </w:r>
      <w:ins w:id="13" w:author="Roberto Pompei" w:date="2015-01-13T12:36:00Z">
        <w:r w:rsidR="0099273A">
          <w:rPr>
            <w:lang w:val="en-US"/>
          </w:rPr>
          <w:t xml:space="preserve"> the</w:t>
        </w:r>
      </w:ins>
      <w:r w:rsidRPr="00E92FB3">
        <w:rPr>
          <w:lang w:val="en-US"/>
        </w:rPr>
        <w:t xml:space="preserve"> requests </w:t>
      </w:r>
      <w:del w:id="14" w:author="Roberto Pompei" w:date="2015-01-13T12:32:00Z">
        <w:r w:rsidRPr="00E92FB3" w:rsidDel="0099273A">
          <w:rPr>
            <w:lang w:val="en-US"/>
          </w:rPr>
          <w:delText xml:space="preserve">coming </w:delText>
        </w:r>
      </w:del>
      <w:ins w:id="15" w:author="Roberto Pompei" w:date="2015-01-13T12:32:00Z">
        <w:r w:rsidR="0099273A">
          <w:rPr>
            <w:lang w:val="en-US"/>
          </w:rPr>
          <w:t>arising</w:t>
        </w:r>
        <w:r w:rsidR="0099273A" w:rsidRPr="00E92FB3">
          <w:rPr>
            <w:lang w:val="en-US"/>
          </w:rPr>
          <w:t xml:space="preserve"> </w:t>
        </w:r>
      </w:ins>
      <w:r w:rsidRPr="00E92FB3">
        <w:rPr>
          <w:lang w:val="en-US"/>
        </w:rPr>
        <w:t>from the View level, request data to the Model level</w:t>
      </w:r>
      <w:ins w:id="16" w:author="Roberto Pompei" w:date="2015-01-13T12:51:00Z">
        <w:r w:rsidR="001648F1" w:rsidRPr="001648F1">
          <w:rPr>
            <w:lang w:val="en-US"/>
            <w:rPrChange w:id="17" w:author="Roberto Pompei" w:date="2015-01-13T12:51:00Z">
              <w:rPr/>
            </w:rPrChange>
          </w:rPr>
          <w:t xml:space="preserve"> </w:t>
        </w:r>
        <w:r w:rsidR="001648F1" w:rsidRPr="001648F1">
          <w:rPr>
            <w:lang w:val="en-US"/>
          </w:rPr>
          <w:t xml:space="preserve">. It requests data to the Model level and processes data by creating the structures, </w:t>
        </w:r>
      </w:ins>
      <w:ins w:id="18" w:author="Roberto Pompei" w:date="2015-01-13T12:58:00Z">
        <w:r w:rsidR="00E8138A">
          <w:rPr>
            <w:lang w:val="en-US"/>
          </w:rPr>
          <w:t xml:space="preserve">the </w:t>
        </w:r>
      </w:ins>
      <w:ins w:id="19" w:author="Roberto Pompei" w:date="2015-01-13T12:51:00Z">
        <w:r w:rsidR="001648F1" w:rsidRPr="001648F1">
          <w:rPr>
            <w:lang w:val="en-US"/>
          </w:rPr>
          <w:t>standards SDMX objects and provide a response to the View level</w:t>
        </w:r>
      </w:ins>
      <w:del w:id="20" w:author="Roberto Pompei" w:date="2015-01-13T12:51:00Z">
        <w:r w:rsidRPr="00E92FB3" w:rsidDel="001648F1">
          <w:rPr>
            <w:lang w:val="en-US"/>
          </w:rPr>
          <w:delText>, and process by creating the structures and objects SDMX standards and provide a response to the View level</w:delText>
        </w:r>
      </w:del>
    </w:p>
    <w:p w:rsidR="0089080A" w:rsidRDefault="0089080A" w:rsidP="001C147A">
      <w:pPr>
        <w:pStyle w:val="Paragrafoelenco"/>
        <w:numPr>
          <w:ilvl w:val="0"/>
          <w:numId w:val="2"/>
        </w:numPr>
      </w:pPr>
      <w:r>
        <w:t>FlyEngine</w:t>
      </w:r>
    </w:p>
    <w:p w:rsidR="0089080A" w:rsidRDefault="0089080A" w:rsidP="001C147A">
      <w:pPr>
        <w:pStyle w:val="Paragrafoelenco"/>
        <w:numPr>
          <w:ilvl w:val="0"/>
          <w:numId w:val="2"/>
        </w:numPr>
      </w:pPr>
      <w:r>
        <w:t>FlyController</w:t>
      </w:r>
    </w:p>
    <w:p w:rsidR="0089080A" w:rsidRDefault="0089080A" w:rsidP="001C147A">
      <w:pPr>
        <w:pStyle w:val="Paragrafoelenco"/>
        <w:numPr>
          <w:ilvl w:val="0"/>
          <w:numId w:val="2"/>
        </w:numPr>
      </w:pPr>
      <w:r>
        <w:t>FlyLog</w:t>
      </w:r>
    </w:p>
    <w:p w:rsidR="00691A5C" w:rsidRDefault="00691A5C">
      <w:r>
        <w:br w:type="page"/>
      </w:r>
    </w:p>
    <w:p w:rsidR="00691A5C" w:rsidRDefault="00691A5C" w:rsidP="00691A5C">
      <w:pPr>
        <w:pStyle w:val="Titolo3"/>
      </w:pPr>
      <w:bookmarkStart w:id="21" w:name="_Toc408584672"/>
      <w:r>
        <w:lastRenderedPageBreak/>
        <w:t>Model Level</w:t>
      </w:r>
      <w:bookmarkEnd w:id="21"/>
    </w:p>
    <w:p w:rsidR="002110B7" w:rsidRDefault="0014569F" w:rsidP="002110B7">
      <w:pPr>
        <w:jc w:val="center"/>
      </w:pPr>
      <w:del w:id="22" w:author="Gino Mascotti" w:date="2015-06-09T10:54:00Z">
        <w:r w:rsidDel="0014569F">
          <w:pict>
            <v:shape id="_x0000_i1027" type="#_x0000_t75" style="width:397.45pt;height:245.8pt">
              <v:imagedata r:id="rId11" o:title="Diagrammi1_Model"/>
            </v:shape>
          </w:pict>
        </w:r>
      </w:del>
      <w:ins w:id="23" w:author="Gino Mascotti" w:date="2015-06-09T10:54:00Z">
        <w:r>
          <w:pict>
            <v:shape id="_x0000_i1037" type="#_x0000_t75" style="width:405.35pt;height:332.15pt">
              <v:imagedata r:id="rId12" o:title="OnTheFly - New Page"/>
            </v:shape>
          </w:pict>
        </w:r>
      </w:ins>
    </w:p>
    <w:p w:rsidR="0089080A" w:rsidRPr="00E92FB3" w:rsidRDefault="005F22D9" w:rsidP="0031380F">
      <w:pPr>
        <w:rPr>
          <w:lang w:val="en-US"/>
        </w:rPr>
      </w:pPr>
      <w:r w:rsidRPr="00E92FB3">
        <w:rPr>
          <w:b/>
          <w:u w:val="single"/>
          <w:lang w:val="en-US"/>
        </w:rPr>
        <w:t>The</w:t>
      </w:r>
      <w:r w:rsidR="0089080A" w:rsidRPr="00E92FB3">
        <w:rPr>
          <w:b/>
          <w:u w:val="single"/>
          <w:lang w:val="en-US"/>
        </w:rPr>
        <w:t xml:space="preserve"> Model</w:t>
      </w:r>
      <w:r w:rsidRPr="00E92FB3">
        <w:rPr>
          <w:b/>
          <w:u w:val="single"/>
          <w:lang w:val="en-US"/>
        </w:rPr>
        <w:t xml:space="preserve"> level</w:t>
      </w:r>
      <w:ins w:id="24" w:author="Roberto Pompei" w:date="2015-01-13T13:11:00Z">
        <w:r w:rsidR="00E50F36" w:rsidRPr="00E50F36">
          <w:rPr>
            <w:lang w:val="en-US"/>
          </w:rPr>
          <w:t xml:space="preserve"> is the project delegated to direct the Control level requests to the Implementations level, and it provides all the necessary interfaces for creating new implementations</w:t>
        </w:r>
      </w:ins>
      <w:del w:id="25" w:author="Roberto Pompei" w:date="2015-01-13T13:11:00Z">
        <w:r w:rsidR="0089080A" w:rsidRPr="00E92FB3" w:rsidDel="00E50F36">
          <w:rPr>
            <w:lang w:val="en-US"/>
          </w:rPr>
          <w:delText xml:space="preserve">, </w:delText>
        </w:r>
        <w:r w:rsidRPr="00E92FB3" w:rsidDel="00E50F36">
          <w:rPr>
            <w:lang w:val="en-US"/>
          </w:rPr>
          <w:delText>is the project commissioned to direct requests of the control level projects at the level Implementations level and provide all the necessary interfaces to the creation of new implementations</w:delText>
        </w:r>
      </w:del>
    </w:p>
    <w:p w:rsidR="0089080A" w:rsidRDefault="0089080A" w:rsidP="001C147A">
      <w:pPr>
        <w:pStyle w:val="Paragrafoelenco"/>
        <w:numPr>
          <w:ilvl w:val="0"/>
          <w:numId w:val="3"/>
        </w:numPr>
      </w:pPr>
      <w:r>
        <w:t>FlyMapping</w:t>
      </w:r>
    </w:p>
    <w:p w:rsidR="0014569F" w:rsidRDefault="005F22D9" w:rsidP="00551F2D">
      <w:pPr>
        <w:rPr>
          <w:ins w:id="26" w:author="Gino Mascotti" w:date="2015-06-09T10:54:00Z"/>
          <w:b/>
          <w:u w:val="single"/>
          <w:lang w:val="en-US"/>
        </w:rPr>
      </w:pPr>
      <w:r w:rsidRPr="00E92FB3">
        <w:rPr>
          <w:b/>
          <w:u w:val="single"/>
          <w:lang w:val="en-US"/>
        </w:rPr>
        <w:t>The</w:t>
      </w:r>
      <w:r w:rsidR="0089080A" w:rsidRPr="00E92FB3">
        <w:rPr>
          <w:b/>
          <w:u w:val="single"/>
          <w:lang w:val="en-US"/>
        </w:rPr>
        <w:t xml:space="preserve"> Implementations</w:t>
      </w:r>
      <w:r w:rsidRPr="00E92FB3">
        <w:rPr>
          <w:b/>
          <w:u w:val="single"/>
          <w:lang w:val="en-US"/>
        </w:rPr>
        <w:t xml:space="preserve"> level</w:t>
      </w:r>
      <w:ins w:id="27" w:author="Roberto Pompei" w:date="2015-01-13T13:53:00Z">
        <w:r w:rsidR="00551F2D" w:rsidRPr="00551F2D">
          <w:rPr>
            <w:b/>
            <w:u w:val="single"/>
            <w:lang w:val="en-US"/>
          </w:rPr>
          <w:t xml:space="preserve"> is represented by all the projects used to create database queries by calling the correct Stored Procedure, each Implementations project has basic interfaces exposed by the Model level</w:t>
        </w:r>
      </w:ins>
    </w:p>
    <w:p w:rsidR="0089080A" w:rsidRPr="00DF7089" w:rsidDel="0014569F" w:rsidRDefault="0014569F" w:rsidP="00DF7089">
      <w:pPr>
        <w:pStyle w:val="Paragrafoelenco"/>
        <w:numPr>
          <w:ilvl w:val="0"/>
          <w:numId w:val="3"/>
        </w:numPr>
        <w:rPr>
          <w:del w:id="28" w:author="Gino Mascotti" w:date="2015-06-09T10:54:00Z"/>
          <w:rPrChange w:id="29" w:author="Gino Mascotti" w:date="2015-06-09T10:55:00Z">
            <w:rPr>
              <w:del w:id="30" w:author="Gino Mascotti" w:date="2015-06-09T10:54:00Z"/>
              <w:lang w:val="en-US"/>
            </w:rPr>
          </w:rPrChange>
        </w:rPr>
        <w:pPrChange w:id="31" w:author="Gino Mascotti" w:date="2015-06-09T10:55:00Z">
          <w:pPr/>
        </w:pPrChange>
      </w:pPr>
      <w:ins w:id="32" w:author="Gino Mascotti" w:date="2015-06-09T10:54:00Z">
        <w:r w:rsidRPr="00DF7089">
          <w:rPr>
            <w:rPrChange w:id="33" w:author="Gino Mascotti" w:date="2015-06-09T10:55:00Z">
              <w:rPr>
                <w:b/>
                <w:u w:val="single"/>
                <w:lang w:val="en-US"/>
              </w:rPr>
            </w:rPrChange>
          </w:rPr>
          <w:t>F</w:t>
        </w:r>
      </w:ins>
      <w:del w:id="34" w:author="Gino Mascotti" w:date="2015-06-09T10:54:00Z">
        <w:r w:rsidR="005F22D9" w:rsidRPr="00DF7089" w:rsidDel="0014569F">
          <w:rPr>
            <w:rPrChange w:id="35" w:author="Gino Mascotti" w:date="2015-06-09T10:55:00Z">
              <w:rPr>
                <w:b/>
                <w:u w:val="single"/>
                <w:lang w:val="en-US"/>
              </w:rPr>
            </w:rPrChange>
          </w:rPr>
          <w:delText>,</w:delText>
        </w:r>
        <w:r w:rsidR="0089080A" w:rsidRPr="00DF7089" w:rsidDel="0014569F">
          <w:rPr>
            <w:rPrChange w:id="36" w:author="Gino Mascotti" w:date="2015-06-09T10:55:00Z">
              <w:rPr>
                <w:lang w:val="en-US"/>
              </w:rPr>
            </w:rPrChange>
          </w:rPr>
          <w:delText xml:space="preserve"> </w:delText>
        </w:r>
        <w:r w:rsidR="005F22D9" w:rsidRPr="00DF7089" w:rsidDel="0014569F">
          <w:rPr>
            <w:rPrChange w:id="37" w:author="Gino Mascotti" w:date="2015-06-09T10:55:00Z">
              <w:rPr>
                <w:lang w:val="en-US"/>
              </w:rPr>
            </w:rPrChange>
          </w:rPr>
          <w:delText>is represented by all the projects used to make queries to the database by calling the correct StoreProcedure, each Implementations project have basic interfaces exposed by the Model level</w:delText>
        </w:r>
      </w:del>
    </w:p>
    <w:p w:rsidR="0089080A" w:rsidRDefault="00640F6A" w:rsidP="00DF7089">
      <w:pPr>
        <w:pStyle w:val="Paragrafoelenco"/>
        <w:numPr>
          <w:ilvl w:val="0"/>
          <w:numId w:val="3"/>
        </w:numPr>
        <w:rPr>
          <w:ins w:id="38" w:author="Gino Mascotti" w:date="2015-06-09T10:55:00Z"/>
        </w:rPr>
        <w:pPrChange w:id="39" w:author="Gino Mascotti" w:date="2015-06-09T10:55:00Z">
          <w:pPr/>
        </w:pPrChange>
      </w:pPr>
      <w:del w:id="40" w:author="Gino Mascotti" w:date="2015-06-09T10:54:00Z">
        <w:r w:rsidDel="0014569F">
          <w:delText>F</w:delText>
        </w:r>
      </w:del>
      <w:r>
        <w:t>lyDotStat_implementation</w:t>
      </w:r>
    </w:p>
    <w:p w:rsidR="0014569F" w:rsidRDefault="0014569F" w:rsidP="00DF7089">
      <w:pPr>
        <w:pStyle w:val="Paragrafoelenco"/>
        <w:numPr>
          <w:ilvl w:val="0"/>
          <w:numId w:val="3"/>
        </w:numPr>
        <w:rPr>
          <w:ins w:id="41" w:author="Gino Mascotti" w:date="2015-06-09T10:55:00Z"/>
        </w:rPr>
        <w:pPrChange w:id="42" w:author="Gino Mascotti" w:date="2015-06-09T10:55:00Z">
          <w:pPr/>
        </w:pPrChange>
      </w:pPr>
      <w:ins w:id="43" w:author="Gino Mascotti" w:date="2015-06-09T10:55:00Z">
        <w:r w:rsidRPr="00DF7089">
          <w:rPr>
            <w:rPrChange w:id="44" w:author="Gino Mascotti" w:date="2015-06-09T10:55:00Z">
              <w:rPr>
                <w:b/>
                <w:u w:val="single"/>
                <w:lang w:val="en-US"/>
              </w:rPr>
            </w:rPrChange>
          </w:rPr>
          <w:t>F</w:t>
        </w:r>
        <w:r>
          <w:t>lyDotStat</w:t>
        </w:r>
        <w:r>
          <w:t>Extra</w:t>
        </w:r>
        <w:r>
          <w:t>_implementation</w:t>
        </w:r>
      </w:ins>
    </w:p>
    <w:p w:rsidR="0014569F" w:rsidDel="0014569F" w:rsidRDefault="0014569F" w:rsidP="00551F2D">
      <w:pPr>
        <w:rPr>
          <w:del w:id="45" w:author="Gino Mascotti" w:date="2015-06-09T10:55:00Z"/>
        </w:rPr>
      </w:pPr>
    </w:p>
    <w:p w:rsidR="00640F6A" w:rsidRDefault="00640F6A" w:rsidP="001C147A">
      <w:pPr>
        <w:pStyle w:val="Paragrafoelenco"/>
        <w:numPr>
          <w:ilvl w:val="0"/>
          <w:numId w:val="3"/>
        </w:numPr>
        <w:rPr>
          <w:ins w:id="46" w:author="Gino Mascotti" w:date="2015-06-09T10:56:00Z"/>
        </w:rPr>
      </w:pPr>
      <w:r>
        <w:t>FlySDDSLoader_implementation</w:t>
      </w:r>
    </w:p>
    <w:p w:rsidR="00DF7089" w:rsidRDefault="00DF7089" w:rsidP="00DF7089">
      <w:pPr>
        <w:rPr>
          <w:ins w:id="47" w:author="Gino Mascotti" w:date="2015-06-09T10:54:00Z"/>
        </w:rPr>
        <w:pPrChange w:id="48" w:author="Gino Mascotti" w:date="2015-06-09T10:56:00Z">
          <w:pPr>
            <w:pStyle w:val="Paragrafoelenco"/>
            <w:numPr>
              <w:numId w:val="3"/>
            </w:numPr>
            <w:ind w:hanging="360"/>
          </w:pPr>
        </w:pPrChange>
      </w:pPr>
      <w:ins w:id="49" w:author="Gino Mascotti" w:date="2015-06-09T10:56:00Z">
        <w:r>
          <w:t>È stato aggiunto tra le implementazioni un modulo completamente diverso dagli altri</w:t>
        </w:r>
      </w:ins>
    </w:p>
    <w:p w:rsidR="0014569F" w:rsidRDefault="0014569F" w:rsidP="001C147A">
      <w:pPr>
        <w:pStyle w:val="Paragrafoelenco"/>
        <w:numPr>
          <w:ilvl w:val="0"/>
          <w:numId w:val="3"/>
        </w:numPr>
        <w:rPr>
          <w:ins w:id="50" w:author="Gino Mascotti" w:date="2015-06-09T10:57:00Z"/>
        </w:rPr>
      </w:pPr>
      <w:ins w:id="51" w:author="Gino Mascotti" w:date="2015-06-09T10:54:00Z">
        <w:r w:rsidRPr="00DF7089">
          <w:rPr>
            <w:rPrChange w:id="52" w:author="Gino Mascotti" w:date="2015-06-09T10:55:00Z">
              <w:rPr>
                <w:b/>
                <w:u w:val="single"/>
                <w:lang w:val="en-US"/>
              </w:rPr>
            </w:rPrChange>
          </w:rPr>
          <w:t>FlyRedirectToRI</w:t>
        </w:r>
        <w:r>
          <w:t>_implementation</w:t>
        </w:r>
      </w:ins>
    </w:p>
    <w:p w:rsidR="00DF7089" w:rsidRDefault="00DF7089" w:rsidP="00DF7089">
      <w:pPr>
        <w:rPr>
          <w:ins w:id="53" w:author="Gino Mascotti" w:date="2015-06-09T10:58:00Z"/>
        </w:rPr>
        <w:pPrChange w:id="54" w:author="Gino Mascotti" w:date="2015-06-09T10:57:00Z">
          <w:pPr>
            <w:pStyle w:val="Paragrafoelenco"/>
            <w:numPr>
              <w:numId w:val="3"/>
            </w:numPr>
            <w:ind w:hanging="360"/>
          </w:pPr>
        </w:pPrChange>
      </w:pPr>
      <w:ins w:id="55" w:author="Gino Mascotti" w:date="2015-06-09T10:57:00Z">
        <w:r>
          <w:t>Questo non implementa le funzionlità di FlyMapping ma viene richiamato direttamente dal View</w:t>
        </w:r>
      </w:ins>
      <w:ins w:id="56" w:author="Gino Mascotti" w:date="2015-06-09T10:58:00Z">
        <w:r>
          <w:t xml:space="preserve"> Level.</w:t>
        </w:r>
      </w:ins>
    </w:p>
    <w:p w:rsidR="00DF7089" w:rsidRDefault="00DF7089" w:rsidP="00DF7089">
      <w:pPr>
        <w:pPrChange w:id="57" w:author="Gino Mascotti" w:date="2015-06-09T10:57:00Z">
          <w:pPr>
            <w:pStyle w:val="Paragrafoelenco"/>
            <w:numPr>
              <w:numId w:val="3"/>
            </w:numPr>
            <w:ind w:hanging="360"/>
          </w:pPr>
        </w:pPrChange>
      </w:pPr>
    </w:p>
    <w:p w:rsidR="002110B7" w:rsidRDefault="00DF7089">
      <w:ins w:id="58" w:author="Gino Mascotti" w:date="2015-06-09T10:57:00Z">
        <w:r>
          <w:br w:type="page"/>
        </w:r>
      </w:ins>
      <w:del w:id="59" w:author="Gino Mascotti" w:date="2015-06-09T10:57:00Z">
        <w:r w:rsidR="002110B7" w:rsidDel="00DF7089">
          <w:br w:type="page"/>
        </w:r>
      </w:del>
    </w:p>
    <w:p w:rsidR="00D105A0" w:rsidRDefault="005F22D9" w:rsidP="00D05C75">
      <w:pPr>
        <w:pStyle w:val="Titolo2"/>
      </w:pPr>
      <w:bookmarkStart w:id="60" w:name="_Toc408584673"/>
      <w:r w:rsidRPr="005F22D9">
        <w:lastRenderedPageBreak/>
        <w:t>Structural cycle</w:t>
      </w:r>
      <w:bookmarkEnd w:id="60"/>
    </w:p>
    <w:p w:rsidR="00765FB7" w:rsidRDefault="00495781" w:rsidP="0031380F">
      <w:r>
        <w:pict>
          <v:shape id="_x0000_i1028" type="#_x0000_t75" style="width:474.75pt;height:654.05pt">
            <v:imagedata r:id="rId13" o:title="OnTheFly2 - Flusso"/>
          </v:shape>
        </w:pict>
      </w:r>
    </w:p>
    <w:p w:rsidR="003C071C" w:rsidRDefault="00E95043" w:rsidP="0031380F">
      <w:pPr>
        <w:rPr>
          <w:rStyle w:val="hps"/>
          <w:lang w:val="en"/>
        </w:rPr>
      </w:pPr>
      <w:r>
        <w:rPr>
          <w:rStyle w:val="hps"/>
          <w:lang w:val="en"/>
        </w:rPr>
        <w:lastRenderedPageBreak/>
        <w:t>In</w:t>
      </w:r>
      <w:r>
        <w:rPr>
          <w:lang w:val="en"/>
        </w:rPr>
        <w:t xml:space="preserve"> </w:t>
      </w:r>
      <w:r>
        <w:rPr>
          <w:rStyle w:val="hps"/>
          <w:lang w:val="en"/>
        </w:rPr>
        <w:t>this diagram</w:t>
      </w:r>
      <w:r>
        <w:rPr>
          <w:lang w:val="en"/>
        </w:rPr>
        <w:t xml:space="preserve"> </w:t>
      </w:r>
      <w:r>
        <w:rPr>
          <w:rStyle w:val="hps"/>
          <w:lang w:val="en"/>
        </w:rPr>
        <w:t>you can</w:t>
      </w:r>
      <w:r>
        <w:rPr>
          <w:lang w:val="en"/>
        </w:rPr>
        <w:t xml:space="preserve"> </w:t>
      </w:r>
      <w:r>
        <w:rPr>
          <w:rStyle w:val="hps"/>
          <w:lang w:val="en"/>
        </w:rPr>
        <w:t>see how the system</w:t>
      </w:r>
      <w:r>
        <w:rPr>
          <w:lang w:val="en"/>
        </w:rPr>
        <w:t xml:space="preserve"> </w:t>
      </w:r>
      <w:r>
        <w:rPr>
          <w:rStyle w:val="hps"/>
          <w:lang w:val="en"/>
        </w:rPr>
        <w:t>performs</w:t>
      </w:r>
      <w:r>
        <w:rPr>
          <w:lang w:val="en"/>
        </w:rPr>
        <w:t xml:space="preserve"> </w:t>
      </w:r>
      <w:r>
        <w:rPr>
          <w:rStyle w:val="hps"/>
          <w:lang w:val="en"/>
        </w:rPr>
        <w:t>the steps</w:t>
      </w:r>
      <w:r>
        <w:rPr>
          <w:lang w:val="en"/>
        </w:rPr>
        <w:t xml:space="preserve"> </w:t>
      </w:r>
      <w:r>
        <w:rPr>
          <w:rStyle w:val="hps"/>
          <w:lang w:val="en"/>
        </w:rPr>
        <w:t>between levels</w:t>
      </w:r>
      <w:r>
        <w:rPr>
          <w:lang w:val="en"/>
        </w:rPr>
        <w:t>:</w:t>
      </w:r>
      <w:r>
        <w:rPr>
          <w:lang w:val="en"/>
        </w:rPr>
        <w:br/>
      </w:r>
      <w:r>
        <w:rPr>
          <w:lang w:val="en"/>
        </w:rPr>
        <w:br/>
      </w:r>
      <w:ins w:id="61" w:author="Roberto Pompei" w:date="2015-01-13T13:59:00Z">
        <w:r w:rsidR="009770DA" w:rsidRPr="009770DA">
          <w:rPr>
            <w:rStyle w:val="hps"/>
            <w:lang w:val="en"/>
          </w:rPr>
          <w:t>The end user is able to see the homepage of the service where the entrypoint of the application is visible, and he can downloads the manuals and the test client</w:t>
        </w:r>
        <w:r w:rsidR="009770DA">
          <w:rPr>
            <w:rStyle w:val="hps"/>
            <w:lang w:val="en"/>
          </w:rPr>
          <w:t>.</w:t>
        </w:r>
      </w:ins>
      <w:del w:id="62" w:author="Roberto Pompei" w:date="2015-01-13T13:59:00Z">
        <w:r w:rsidDel="009770DA">
          <w:rPr>
            <w:rStyle w:val="hps"/>
            <w:lang w:val="en"/>
          </w:rPr>
          <w:delText>The end user</w:delText>
        </w:r>
        <w:r w:rsidDel="009770DA">
          <w:rPr>
            <w:lang w:val="en"/>
          </w:rPr>
          <w:delText xml:space="preserve"> </w:delText>
        </w:r>
        <w:r w:rsidDel="009770DA">
          <w:rPr>
            <w:rStyle w:val="hps"/>
            <w:lang w:val="en"/>
          </w:rPr>
          <w:delText>can</w:delText>
        </w:r>
        <w:r w:rsidDel="009770DA">
          <w:rPr>
            <w:lang w:val="en"/>
          </w:rPr>
          <w:delText xml:space="preserve"> </w:delText>
        </w:r>
        <w:r w:rsidDel="009770DA">
          <w:rPr>
            <w:rStyle w:val="hps"/>
            <w:lang w:val="en"/>
          </w:rPr>
          <w:delText>see</w:delText>
        </w:r>
        <w:r w:rsidDel="009770DA">
          <w:rPr>
            <w:lang w:val="en"/>
          </w:rPr>
          <w:delText xml:space="preserve"> </w:delText>
        </w:r>
        <w:r w:rsidDel="009770DA">
          <w:rPr>
            <w:rStyle w:val="hps"/>
            <w:lang w:val="en"/>
          </w:rPr>
          <w:delText>the</w:delText>
        </w:r>
        <w:r w:rsidDel="009770DA">
          <w:rPr>
            <w:lang w:val="en"/>
          </w:rPr>
          <w:delText xml:space="preserve"> </w:delText>
        </w:r>
        <w:r w:rsidDel="009770DA">
          <w:rPr>
            <w:rStyle w:val="hps"/>
            <w:lang w:val="en"/>
          </w:rPr>
          <w:delText>homepage of the service</w:delText>
        </w:r>
        <w:r w:rsidDel="009770DA">
          <w:rPr>
            <w:lang w:val="en"/>
          </w:rPr>
          <w:delText xml:space="preserve"> </w:delText>
        </w:r>
        <w:r w:rsidDel="009770DA">
          <w:rPr>
            <w:rStyle w:val="hps"/>
            <w:lang w:val="en"/>
          </w:rPr>
          <w:delText>where you</w:delText>
        </w:r>
        <w:r w:rsidDel="009770DA">
          <w:rPr>
            <w:lang w:val="en"/>
          </w:rPr>
          <w:delText xml:space="preserve"> </w:delText>
        </w:r>
        <w:r w:rsidDel="009770DA">
          <w:rPr>
            <w:rStyle w:val="hps"/>
            <w:lang w:val="en"/>
          </w:rPr>
          <w:delText>can</w:delText>
        </w:r>
        <w:r w:rsidDel="009770DA">
          <w:rPr>
            <w:lang w:val="en"/>
          </w:rPr>
          <w:delText xml:space="preserve"> </w:delText>
        </w:r>
        <w:r w:rsidDel="009770DA">
          <w:rPr>
            <w:rStyle w:val="hps"/>
            <w:lang w:val="en"/>
          </w:rPr>
          <w:delText>see</w:delText>
        </w:r>
        <w:r w:rsidDel="009770DA">
          <w:rPr>
            <w:lang w:val="en"/>
          </w:rPr>
          <w:delText xml:space="preserve"> </w:delText>
        </w:r>
        <w:r w:rsidDel="009770DA">
          <w:rPr>
            <w:rStyle w:val="hps"/>
            <w:lang w:val="en"/>
          </w:rPr>
          <w:delText>the</w:delText>
        </w:r>
        <w:r w:rsidDel="009770DA">
          <w:rPr>
            <w:lang w:val="en"/>
          </w:rPr>
          <w:delText xml:space="preserve"> </w:delText>
        </w:r>
        <w:r w:rsidDel="009770DA">
          <w:rPr>
            <w:rStyle w:val="hps"/>
            <w:lang w:val="en"/>
          </w:rPr>
          <w:delText>entrypoint</w:delText>
        </w:r>
        <w:r w:rsidDel="009770DA">
          <w:rPr>
            <w:lang w:val="en"/>
          </w:rPr>
          <w:delText xml:space="preserve"> </w:delText>
        </w:r>
        <w:r w:rsidDel="009770DA">
          <w:rPr>
            <w:rStyle w:val="hps"/>
            <w:lang w:val="en"/>
          </w:rPr>
          <w:delText>of the application</w:delText>
        </w:r>
        <w:r w:rsidDel="009770DA">
          <w:rPr>
            <w:lang w:val="en"/>
          </w:rPr>
          <w:delText xml:space="preserve">, and you can </w:delText>
        </w:r>
        <w:r w:rsidDel="009770DA">
          <w:rPr>
            <w:rStyle w:val="hps"/>
            <w:lang w:val="en"/>
          </w:rPr>
          <w:delText>download the manuals</w:delText>
        </w:r>
        <w:r w:rsidDel="009770DA">
          <w:rPr>
            <w:lang w:val="en"/>
          </w:rPr>
          <w:delText xml:space="preserve"> </w:delText>
        </w:r>
        <w:r w:rsidDel="009770DA">
          <w:rPr>
            <w:rStyle w:val="hps"/>
            <w:lang w:val="en"/>
          </w:rPr>
          <w:delText>and</w:delText>
        </w:r>
        <w:r w:rsidDel="009770DA">
          <w:rPr>
            <w:lang w:val="en"/>
          </w:rPr>
          <w:delText xml:space="preserve"> </w:delText>
        </w:r>
        <w:r w:rsidDel="009770DA">
          <w:rPr>
            <w:rStyle w:val="hps"/>
            <w:lang w:val="en"/>
          </w:rPr>
          <w:delText>test</w:delText>
        </w:r>
        <w:r w:rsidDel="009770DA">
          <w:rPr>
            <w:lang w:val="en"/>
          </w:rPr>
          <w:delText xml:space="preserve"> </w:delText>
        </w:r>
        <w:r w:rsidDel="009770DA">
          <w:rPr>
            <w:rStyle w:val="hps"/>
            <w:lang w:val="en"/>
          </w:rPr>
          <w:delText>client</w:delText>
        </w:r>
        <w:r w:rsidDel="009770DA">
          <w:rPr>
            <w:lang w:val="en"/>
          </w:rPr>
          <w:delText>.</w:delText>
        </w:r>
      </w:del>
      <w:r>
        <w:rPr>
          <w:lang w:val="en"/>
        </w:rPr>
        <w:br/>
      </w:r>
      <w:r>
        <w:rPr>
          <w:lang w:val="en"/>
        </w:rPr>
        <w:br/>
      </w:r>
      <w:ins w:id="63" w:author="Roberto Pompei" w:date="2015-01-13T14:05:00Z">
        <w:r w:rsidR="00051093" w:rsidRPr="00051093">
          <w:rPr>
            <w:rStyle w:val="hps"/>
            <w:lang w:val="en"/>
          </w:rPr>
          <w:t>The FlyMapping initialize the correct implementation and will invoke the correct method for retrieving data and then pass it as SdmxObject to FlyEngine.</w:t>
        </w:r>
      </w:ins>
      <w:del w:id="64" w:author="Roberto Pompei" w:date="2015-01-13T14:05:00Z">
        <w:r w:rsidDel="00051093">
          <w:rPr>
            <w:rStyle w:val="hps"/>
            <w:lang w:val="en"/>
          </w:rPr>
          <w:delText>The project</w:delText>
        </w:r>
        <w:r w:rsidDel="00051093">
          <w:rPr>
            <w:lang w:val="en"/>
          </w:rPr>
          <w:delText xml:space="preserve"> </w:delText>
        </w:r>
        <w:r w:rsidDel="00051093">
          <w:rPr>
            <w:rStyle w:val="hps"/>
            <w:lang w:val="en"/>
          </w:rPr>
          <w:delText>OnTheFly</w:delText>
        </w:r>
        <w:r w:rsidDel="00051093">
          <w:rPr>
            <w:lang w:val="en"/>
          </w:rPr>
          <w:delText xml:space="preserve">, </w:delText>
        </w:r>
        <w:r w:rsidDel="00051093">
          <w:rPr>
            <w:rStyle w:val="hps"/>
            <w:lang w:val="en"/>
          </w:rPr>
          <w:delText>creates</w:delText>
        </w:r>
        <w:r w:rsidDel="00051093">
          <w:rPr>
            <w:lang w:val="en"/>
          </w:rPr>
          <w:delText xml:space="preserve"> </w:delText>
        </w:r>
        <w:r w:rsidDel="00051093">
          <w:rPr>
            <w:rStyle w:val="hps"/>
            <w:lang w:val="en"/>
          </w:rPr>
          <w:delText>two</w:delText>
        </w:r>
        <w:r w:rsidDel="00051093">
          <w:rPr>
            <w:lang w:val="en"/>
          </w:rPr>
          <w:delText xml:space="preserve"> </w:delText>
        </w:r>
        <w:r w:rsidDel="00051093">
          <w:rPr>
            <w:rStyle w:val="hps"/>
            <w:lang w:val="en"/>
          </w:rPr>
          <w:delText>WCF</w:delText>
        </w:r>
        <w:r w:rsidDel="00051093">
          <w:rPr>
            <w:lang w:val="en"/>
          </w:rPr>
          <w:delText xml:space="preserve"> </w:delText>
        </w:r>
        <w:r w:rsidDel="00051093">
          <w:rPr>
            <w:rStyle w:val="hps"/>
            <w:lang w:val="en"/>
          </w:rPr>
          <w:delText>webServices</w:delText>
        </w:r>
        <w:r w:rsidDel="00051093">
          <w:rPr>
            <w:lang w:val="en"/>
          </w:rPr>
          <w:delText xml:space="preserve">: </w:delText>
        </w:r>
        <w:r w:rsidDel="00051093">
          <w:rPr>
            <w:rStyle w:val="hps"/>
            <w:lang w:val="en"/>
          </w:rPr>
          <w:delText>SOAPSdmx</w:delText>
        </w:r>
        <w:r w:rsidDel="00051093">
          <w:rPr>
            <w:lang w:val="en"/>
          </w:rPr>
          <w:delText xml:space="preserve"> </w:delText>
        </w:r>
        <w:r w:rsidDel="00051093">
          <w:rPr>
            <w:rStyle w:val="hps"/>
            <w:lang w:val="en"/>
          </w:rPr>
          <w:delText>and</w:delText>
        </w:r>
        <w:r w:rsidDel="00051093">
          <w:rPr>
            <w:lang w:val="en"/>
          </w:rPr>
          <w:delText xml:space="preserve"> </w:delText>
        </w:r>
        <w:r w:rsidDel="00051093">
          <w:rPr>
            <w:rStyle w:val="hps"/>
            <w:lang w:val="en"/>
          </w:rPr>
          <w:delText>RESTSdmx</w:delText>
        </w:r>
        <w:r w:rsidDel="00051093">
          <w:rPr>
            <w:lang w:val="en"/>
          </w:rPr>
          <w:delText xml:space="preserve"> </w:delText>
        </w:r>
        <w:r w:rsidDel="00051093">
          <w:rPr>
            <w:rStyle w:val="hps"/>
            <w:lang w:val="en"/>
          </w:rPr>
          <w:delText>receiving</w:delText>
        </w:r>
        <w:r w:rsidDel="00051093">
          <w:rPr>
            <w:lang w:val="en"/>
          </w:rPr>
          <w:delText xml:space="preserve"> </w:delText>
        </w:r>
        <w:r w:rsidDel="00051093">
          <w:rPr>
            <w:rStyle w:val="hps"/>
            <w:lang w:val="en"/>
          </w:rPr>
          <w:delText>queries</w:delText>
        </w:r>
        <w:r w:rsidDel="00051093">
          <w:rPr>
            <w:lang w:val="en"/>
          </w:rPr>
          <w:delText xml:space="preserve"> </w:delText>
        </w:r>
        <w:r w:rsidDel="00051093">
          <w:rPr>
            <w:rStyle w:val="hps"/>
            <w:lang w:val="en"/>
          </w:rPr>
          <w:delText>and</w:delText>
        </w:r>
        <w:r w:rsidDel="00051093">
          <w:rPr>
            <w:lang w:val="en"/>
          </w:rPr>
          <w:delText xml:space="preserve"> </w:delText>
        </w:r>
        <w:r w:rsidDel="00051093">
          <w:rPr>
            <w:rStyle w:val="hps"/>
            <w:lang w:val="en"/>
          </w:rPr>
          <w:delText>call</w:delText>
        </w:r>
        <w:r w:rsidDel="00051093">
          <w:rPr>
            <w:lang w:val="en"/>
          </w:rPr>
          <w:delText xml:space="preserve"> </w:delText>
        </w:r>
        <w:r w:rsidDel="00051093">
          <w:rPr>
            <w:rStyle w:val="hps"/>
            <w:lang w:val="en"/>
          </w:rPr>
          <w:delText>the right</w:delText>
        </w:r>
        <w:r w:rsidDel="00051093">
          <w:rPr>
            <w:lang w:val="en"/>
          </w:rPr>
          <w:delText xml:space="preserve"> </w:delText>
        </w:r>
        <w:r w:rsidDel="00051093">
          <w:rPr>
            <w:rStyle w:val="hps"/>
            <w:lang w:val="en"/>
          </w:rPr>
          <w:delText>entrypoint</w:delText>
        </w:r>
        <w:r w:rsidDel="00051093">
          <w:rPr>
            <w:lang w:val="en"/>
          </w:rPr>
          <w:delText xml:space="preserve"> </w:delText>
        </w:r>
        <w:r w:rsidDel="00051093">
          <w:rPr>
            <w:rStyle w:val="hps"/>
            <w:lang w:val="en"/>
          </w:rPr>
          <w:delText>project</w:delText>
        </w:r>
        <w:r w:rsidDel="00051093">
          <w:rPr>
            <w:lang w:val="en"/>
          </w:rPr>
          <w:delText xml:space="preserve"> </w:delText>
        </w:r>
        <w:r w:rsidDel="00051093">
          <w:rPr>
            <w:rStyle w:val="hps"/>
            <w:lang w:val="en"/>
          </w:rPr>
          <w:delText>FlyEngine</w:delText>
        </w:r>
      </w:del>
      <w:r>
        <w:rPr>
          <w:lang w:val="en"/>
        </w:rPr>
        <w:t>.</w:t>
      </w:r>
      <w:r>
        <w:rPr>
          <w:lang w:val="en"/>
        </w:rPr>
        <w:br/>
      </w:r>
      <w:r>
        <w:rPr>
          <w:lang w:val="en"/>
        </w:rPr>
        <w:br/>
      </w:r>
      <w:ins w:id="65" w:author="Roberto Pompei" w:date="2015-01-13T14:03:00Z">
        <w:r w:rsidR="00051093" w:rsidRPr="00051093">
          <w:rPr>
            <w:rStyle w:val="hps"/>
            <w:lang w:val="en"/>
          </w:rPr>
          <w:t>The FlyEngine will handle the query and make the request to the correct FlyMapping</w:t>
        </w:r>
        <w:r w:rsidR="00051093">
          <w:rPr>
            <w:rStyle w:val="hps"/>
            <w:lang w:val="en"/>
          </w:rPr>
          <w:t>.</w:t>
        </w:r>
      </w:ins>
      <w:del w:id="66" w:author="Roberto Pompei" w:date="2015-01-13T14:03:00Z">
        <w:r w:rsidDel="00051093">
          <w:rPr>
            <w:rStyle w:val="hps"/>
            <w:lang w:val="en"/>
          </w:rPr>
          <w:delText>The</w:delText>
        </w:r>
        <w:r w:rsidDel="00051093">
          <w:rPr>
            <w:lang w:val="en"/>
          </w:rPr>
          <w:delText xml:space="preserve"> </w:delText>
        </w:r>
        <w:r w:rsidDel="00051093">
          <w:rPr>
            <w:rStyle w:val="hps"/>
            <w:lang w:val="en"/>
          </w:rPr>
          <w:delText>FlyEngine</w:delText>
        </w:r>
        <w:r w:rsidDel="00051093">
          <w:rPr>
            <w:lang w:val="en"/>
          </w:rPr>
          <w:delText xml:space="preserve"> </w:delText>
        </w:r>
        <w:r w:rsidDel="00051093">
          <w:rPr>
            <w:rStyle w:val="hps"/>
            <w:lang w:val="en"/>
          </w:rPr>
          <w:delText>will handle</w:delText>
        </w:r>
        <w:r w:rsidDel="00051093">
          <w:rPr>
            <w:lang w:val="en"/>
          </w:rPr>
          <w:delText xml:space="preserve"> </w:delText>
        </w:r>
        <w:r w:rsidDel="00051093">
          <w:rPr>
            <w:rStyle w:val="hps"/>
            <w:lang w:val="en"/>
          </w:rPr>
          <w:delText>parse</w:delText>
        </w:r>
        <w:r w:rsidDel="00051093">
          <w:rPr>
            <w:lang w:val="en"/>
          </w:rPr>
          <w:delText xml:space="preserve"> </w:delText>
        </w:r>
        <w:r w:rsidDel="00051093">
          <w:rPr>
            <w:rStyle w:val="hps"/>
            <w:lang w:val="en"/>
          </w:rPr>
          <w:delText>the</w:delText>
        </w:r>
        <w:r w:rsidDel="00051093">
          <w:rPr>
            <w:lang w:val="en"/>
          </w:rPr>
          <w:delText xml:space="preserve"> </w:delText>
        </w:r>
        <w:r w:rsidDel="00051093">
          <w:rPr>
            <w:rStyle w:val="hps"/>
            <w:lang w:val="en"/>
          </w:rPr>
          <w:delText>query</w:delText>
        </w:r>
        <w:r w:rsidDel="00051093">
          <w:rPr>
            <w:lang w:val="en"/>
          </w:rPr>
          <w:delText xml:space="preserve"> </w:delText>
        </w:r>
        <w:r w:rsidDel="00051093">
          <w:rPr>
            <w:rStyle w:val="hps"/>
            <w:lang w:val="en"/>
          </w:rPr>
          <w:delText>and make</w:delText>
        </w:r>
        <w:r w:rsidDel="00051093">
          <w:rPr>
            <w:lang w:val="en"/>
          </w:rPr>
          <w:delText xml:space="preserve"> </w:delText>
        </w:r>
        <w:r w:rsidDel="00051093">
          <w:rPr>
            <w:rStyle w:val="hps"/>
            <w:lang w:val="en"/>
          </w:rPr>
          <w:delText>the</w:delText>
        </w:r>
        <w:r w:rsidDel="00051093">
          <w:rPr>
            <w:lang w:val="en"/>
          </w:rPr>
          <w:delText xml:space="preserve"> </w:delText>
        </w:r>
        <w:r w:rsidDel="00051093">
          <w:rPr>
            <w:rStyle w:val="hps"/>
            <w:lang w:val="en"/>
          </w:rPr>
          <w:delText>request to the</w:delText>
        </w:r>
        <w:r w:rsidDel="00051093">
          <w:rPr>
            <w:lang w:val="en"/>
          </w:rPr>
          <w:delText xml:space="preserve"> </w:delText>
        </w:r>
        <w:r w:rsidDel="00051093">
          <w:rPr>
            <w:rStyle w:val="hps"/>
            <w:lang w:val="en"/>
          </w:rPr>
          <w:delText>correct</w:delText>
        </w:r>
        <w:r w:rsidDel="00051093">
          <w:rPr>
            <w:lang w:val="en"/>
          </w:rPr>
          <w:delText xml:space="preserve"> </w:delText>
        </w:r>
        <w:r w:rsidDel="00051093">
          <w:rPr>
            <w:rStyle w:val="hps"/>
            <w:lang w:val="en"/>
          </w:rPr>
          <w:delText>FlyMapping</w:delText>
        </w:r>
      </w:del>
      <w:r>
        <w:rPr>
          <w:lang w:val="en"/>
        </w:rPr>
        <w:br/>
      </w:r>
      <w:r>
        <w:rPr>
          <w:lang w:val="en"/>
        </w:rPr>
        <w:br/>
      </w:r>
      <w:r>
        <w:rPr>
          <w:rStyle w:val="hps"/>
          <w:lang w:val="en"/>
        </w:rPr>
        <w:t>The</w:t>
      </w:r>
      <w:r>
        <w:rPr>
          <w:lang w:val="en"/>
        </w:rPr>
        <w:t xml:space="preserve"> </w:t>
      </w:r>
      <w:r>
        <w:rPr>
          <w:rStyle w:val="hps"/>
          <w:lang w:val="en"/>
        </w:rPr>
        <w:t>FlyMapping</w:t>
      </w:r>
      <w:r>
        <w:rPr>
          <w:lang w:val="en"/>
        </w:rPr>
        <w:t xml:space="preserve"> </w:t>
      </w:r>
      <w:r>
        <w:rPr>
          <w:rStyle w:val="hps"/>
          <w:lang w:val="en"/>
        </w:rPr>
        <w:t>initialize</w:t>
      </w:r>
      <w:r>
        <w:rPr>
          <w:lang w:val="en"/>
        </w:rPr>
        <w:t xml:space="preserve"> </w:t>
      </w:r>
      <w:r>
        <w:rPr>
          <w:rStyle w:val="hps"/>
          <w:lang w:val="en"/>
        </w:rPr>
        <w:t>the correct</w:t>
      </w:r>
      <w:r>
        <w:rPr>
          <w:lang w:val="en"/>
        </w:rPr>
        <w:t xml:space="preserve"> </w:t>
      </w:r>
      <w:r>
        <w:rPr>
          <w:rStyle w:val="hps"/>
          <w:lang w:val="en"/>
        </w:rPr>
        <w:t>implementation</w:t>
      </w:r>
      <w:r>
        <w:rPr>
          <w:lang w:val="en"/>
        </w:rPr>
        <w:t xml:space="preserve"> </w:t>
      </w:r>
      <w:r>
        <w:rPr>
          <w:rStyle w:val="hps"/>
          <w:lang w:val="en"/>
        </w:rPr>
        <w:t>and</w:t>
      </w:r>
      <w:r>
        <w:rPr>
          <w:lang w:val="en"/>
        </w:rPr>
        <w:t xml:space="preserve"> </w:t>
      </w:r>
      <w:r>
        <w:rPr>
          <w:rStyle w:val="hps"/>
          <w:lang w:val="en"/>
        </w:rPr>
        <w:t>will</w:t>
      </w:r>
      <w:r>
        <w:rPr>
          <w:lang w:val="en"/>
        </w:rPr>
        <w:t xml:space="preserve"> </w:t>
      </w:r>
      <w:r>
        <w:rPr>
          <w:rStyle w:val="hps"/>
          <w:lang w:val="en"/>
        </w:rPr>
        <w:t>invoke</w:t>
      </w:r>
      <w:r>
        <w:rPr>
          <w:lang w:val="en"/>
        </w:rPr>
        <w:t xml:space="preserve"> </w:t>
      </w:r>
      <w:r>
        <w:rPr>
          <w:rStyle w:val="hps"/>
          <w:lang w:val="en"/>
        </w:rPr>
        <w:t>the correct method</w:t>
      </w:r>
      <w:r>
        <w:rPr>
          <w:lang w:val="en"/>
        </w:rPr>
        <w:t xml:space="preserve"> </w:t>
      </w:r>
      <w:r>
        <w:rPr>
          <w:rStyle w:val="hps"/>
          <w:lang w:val="en"/>
        </w:rPr>
        <w:t>for</w:t>
      </w:r>
      <w:r>
        <w:rPr>
          <w:lang w:val="en"/>
        </w:rPr>
        <w:t xml:space="preserve"> </w:t>
      </w:r>
      <w:r>
        <w:rPr>
          <w:rStyle w:val="hps"/>
          <w:lang w:val="en"/>
        </w:rPr>
        <w:t>retrieving data</w:t>
      </w:r>
      <w:r>
        <w:rPr>
          <w:lang w:val="en"/>
        </w:rPr>
        <w:t xml:space="preserve"> </w:t>
      </w:r>
      <w:r>
        <w:rPr>
          <w:rStyle w:val="hps"/>
          <w:lang w:val="en"/>
        </w:rPr>
        <w:t>and then</w:t>
      </w:r>
      <w:r>
        <w:rPr>
          <w:lang w:val="en"/>
        </w:rPr>
        <w:t xml:space="preserve"> </w:t>
      </w:r>
      <w:r>
        <w:rPr>
          <w:rStyle w:val="hps"/>
          <w:lang w:val="en"/>
        </w:rPr>
        <w:t>pass it</w:t>
      </w:r>
      <w:r>
        <w:rPr>
          <w:lang w:val="en"/>
        </w:rPr>
        <w:t xml:space="preserve"> </w:t>
      </w:r>
      <w:r>
        <w:rPr>
          <w:rStyle w:val="hps"/>
          <w:lang w:val="en"/>
        </w:rPr>
        <w:t>as</w:t>
      </w:r>
      <w:r>
        <w:rPr>
          <w:lang w:val="en"/>
        </w:rPr>
        <w:t xml:space="preserve"> </w:t>
      </w:r>
      <w:r>
        <w:rPr>
          <w:rStyle w:val="hps"/>
          <w:lang w:val="en"/>
        </w:rPr>
        <w:t>SdmxObject</w:t>
      </w:r>
      <w:r>
        <w:rPr>
          <w:lang w:val="en"/>
        </w:rPr>
        <w:t xml:space="preserve"> </w:t>
      </w:r>
      <w:r>
        <w:rPr>
          <w:rStyle w:val="hps"/>
          <w:lang w:val="en"/>
        </w:rPr>
        <w:t>to</w:t>
      </w:r>
      <w:r>
        <w:rPr>
          <w:lang w:val="en"/>
        </w:rPr>
        <w:t xml:space="preserve"> </w:t>
      </w:r>
      <w:ins w:id="67" w:author="Roberto Pompei" w:date="2015-01-13T14:12:00Z">
        <w:r w:rsidR="00051093">
          <w:rPr>
            <w:lang w:val="en"/>
          </w:rPr>
          <w:t xml:space="preserve">the </w:t>
        </w:r>
      </w:ins>
      <w:r>
        <w:rPr>
          <w:rStyle w:val="hps"/>
          <w:lang w:val="en"/>
        </w:rPr>
        <w:t>FlyEngine</w:t>
      </w:r>
      <w:r>
        <w:rPr>
          <w:lang w:val="en"/>
        </w:rPr>
        <w:t>.</w:t>
      </w:r>
      <w:r>
        <w:rPr>
          <w:lang w:val="en"/>
        </w:rPr>
        <w:br/>
      </w:r>
      <w:r>
        <w:rPr>
          <w:lang w:val="en"/>
        </w:rPr>
        <w:br/>
      </w:r>
      <w:ins w:id="68" w:author="Roberto Pompei" w:date="2015-01-13T14:21:00Z">
        <w:r w:rsidR="008A4C4B" w:rsidRPr="008A4C4B">
          <w:rPr>
            <w:rStyle w:val="hps"/>
            <w:lang w:val="en"/>
          </w:rPr>
          <w:t>The FlyEngine receives data from the Model level and creates the correct answer to pass to the two WCF webServices, SOAPSdmx and RESTSdmx, and will direct the user to the respective protocols.</w:t>
        </w:r>
      </w:ins>
      <w:del w:id="69" w:author="Roberto Pompei" w:date="2015-01-13T14:21:00Z">
        <w:r w:rsidDel="008A4C4B">
          <w:rPr>
            <w:rStyle w:val="hps"/>
            <w:lang w:val="en"/>
          </w:rPr>
          <w:delText>The</w:delText>
        </w:r>
        <w:r w:rsidDel="008A4C4B">
          <w:rPr>
            <w:lang w:val="en"/>
          </w:rPr>
          <w:delText xml:space="preserve"> </w:delText>
        </w:r>
        <w:r w:rsidDel="008A4C4B">
          <w:rPr>
            <w:rStyle w:val="hps"/>
            <w:lang w:val="en"/>
          </w:rPr>
          <w:delText>FlyEngine</w:delText>
        </w:r>
        <w:r w:rsidDel="008A4C4B">
          <w:rPr>
            <w:lang w:val="en"/>
          </w:rPr>
          <w:delText xml:space="preserve"> </w:delText>
        </w:r>
        <w:r w:rsidDel="008A4C4B">
          <w:rPr>
            <w:rStyle w:val="hps"/>
            <w:lang w:val="en"/>
          </w:rPr>
          <w:delText>received</w:delText>
        </w:r>
        <w:r w:rsidDel="008A4C4B">
          <w:rPr>
            <w:lang w:val="en"/>
          </w:rPr>
          <w:delText xml:space="preserve"> </w:delText>
        </w:r>
        <w:r w:rsidDel="008A4C4B">
          <w:rPr>
            <w:rStyle w:val="hps"/>
            <w:lang w:val="en"/>
          </w:rPr>
          <w:delText>data from the</w:delText>
        </w:r>
        <w:r w:rsidDel="008A4C4B">
          <w:rPr>
            <w:lang w:val="en"/>
          </w:rPr>
          <w:delText xml:space="preserve"> </w:delText>
        </w:r>
        <w:r w:rsidDel="008A4C4B">
          <w:rPr>
            <w:rStyle w:val="hps"/>
            <w:lang w:val="en"/>
          </w:rPr>
          <w:delText>Model</w:delText>
        </w:r>
        <w:r w:rsidDel="008A4C4B">
          <w:rPr>
            <w:lang w:val="en"/>
          </w:rPr>
          <w:delText xml:space="preserve"> </w:delText>
        </w:r>
        <w:r w:rsidDel="008A4C4B">
          <w:rPr>
            <w:rStyle w:val="hps"/>
            <w:lang w:val="en"/>
          </w:rPr>
          <w:delText>level</w:delText>
        </w:r>
        <w:r w:rsidDel="008A4C4B">
          <w:rPr>
            <w:lang w:val="en"/>
          </w:rPr>
          <w:delText xml:space="preserve">, </w:delText>
        </w:r>
        <w:r w:rsidDel="008A4C4B">
          <w:rPr>
            <w:rStyle w:val="hps"/>
            <w:lang w:val="en"/>
          </w:rPr>
          <w:delText>they</w:delText>
        </w:r>
        <w:r w:rsidDel="008A4C4B">
          <w:rPr>
            <w:lang w:val="en"/>
          </w:rPr>
          <w:delText xml:space="preserve"> </w:delText>
        </w:r>
        <w:r w:rsidDel="008A4C4B">
          <w:rPr>
            <w:rStyle w:val="hps"/>
            <w:lang w:val="en"/>
          </w:rPr>
          <w:delText>seemed</w:delText>
        </w:r>
        <w:r w:rsidDel="008A4C4B">
          <w:rPr>
            <w:lang w:val="en"/>
          </w:rPr>
          <w:delText xml:space="preserve"> </w:delText>
        </w:r>
        <w:r w:rsidDel="008A4C4B">
          <w:rPr>
            <w:rStyle w:val="hps"/>
            <w:lang w:val="en"/>
          </w:rPr>
          <w:delText>content</w:delText>
        </w:r>
        <w:r w:rsidDel="008A4C4B">
          <w:rPr>
            <w:lang w:val="en"/>
          </w:rPr>
          <w:delText xml:space="preserve"> </w:delText>
        </w:r>
        <w:r w:rsidDel="008A4C4B">
          <w:rPr>
            <w:rStyle w:val="hps"/>
            <w:lang w:val="en"/>
          </w:rPr>
          <w:delText>and</w:delText>
        </w:r>
        <w:r w:rsidDel="008A4C4B">
          <w:rPr>
            <w:lang w:val="en"/>
          </w:rPr>
          <w:delText xml:space="preserve"> </w:delText>
        </w:r>
        <w:r w:rsidDel="008A4C4B">
          <w:rPr>
            <w:rStyle w:val="hps"/>
            <w:lang w:val="en"/>
          </w:rPr>
          <w:delText>creates the correct</w:delText>
        </w:r>
        <w:r w:rsidDel="008A4C4B">
          <w:rPr>
            <w:lang w:val="en"/>
          </w:rPr>
          <w:delText xml:space="preserve"> </w:delText>
        </w:r>
        <w:r w:rsidDel="008A4C4B">
          <w:rPr>
            <w:rStyle w:val="hps"/>
            <w:lang w:val="en"/>
          </w:rPr>
          <w:delText>answer</w:delText>
        </w:r>
        <w:r w:rsidDel="008A4C4B">
          <w:rPr>
            <w:lang w:val="en"/>
          </w:rPr>
          <w:delText xml:space="preserve"> </w:delText>
        </w:r>
        <w:r w:rsidDel="008A4C4B">
          <w:rPr>
            <w:rStyle w:val="hps"/>
            <w:lang w:val="en"/>
          </w:rPr>
          <w:delText>you will pass</w:delText>
        </w:r>
        <w:r w:rsidDel="008A4C4B">
          <w:rPr>
            <w:lang w:val="en"/>
          </w:rPr>
          <w:delText xml:space="preserve"> </w:delText>
        </w:r>
        <w:r w:rsidDel="008A4C4B">
          <w:rPr>
            <w:rStyle w:val="hps"/>
            <w:lang w:val="en"/>
          </w:rPr>
          <w:delText>to the two</w:delText>
        </w:r>
        <w:r w:rsidDel="008A4C4B">
          <w:rPr>
            <w:lang w:val="en"/>
          </w:rPr>
          <w:delText xml:space="preserve"> </w:delText>
        </w:r>
        <w:r w:rsidDel="008A4C4B">
          <w:rPr>
            <w:rStyle w:val="hps"/>
            <w:lang w:val="en"/>
          </w:rPr>
          <w:delText>WCF</w:delText>
        </w:r>
        <w:r w:rsidDel="008A4C4B">
          <w:rPr>
            <w:lang w:val="en"/>
          </w:rPr>
          <w:delText xml:space="preserve"> </w:delText>
        </w:r>
        <w:r w:rsidDel="008A4C4B">
          <w:rPr>
            <w:rStyle w:val="hps"/>
            <w:lang w:val="en"/>
          </w:rPr>
          <w:delText>webServices</w:delText>
        </w:r>
        <w:r w:rsidDel="008A4C4B">
          <w:rPr>
            <w:lang w:val="en"/>
          </w:rPr>
          <w:delText xml:space="preserve"> </w:delText>
        </w:r>
        <w:r w:rsidDel="008A4C4B">
          <w:rPr>
            <w:rStyle w:val="hps"/>
            <w:lang w:val="en"/>
          </w:rPr>
          <w:delText>SOAPSdmx</w:delText>
        </w:r>
        <w:r w:rsidDel="008A4C4B">
          <w:rPr>
            <w:lang w:val="en"/>
          </w:rPr>
          <w:delText xml:space="preserve"> </w:delText>
        </w:r>
        <w:r w:rsidDel="008A4C4B">
          <w:rPr>
            <w:rStyle w:val="hps"/>
            <w:lang w:val="en"/>
          </w:rPr>
          <w:delText>and</w:delText>
        </w:r>
        <w:r w:rsidDel="008A4C4B">
          <w:rPr>
            <w:lang w:val="en"/>
          </w:rPr>
          <w:delText xml:space="preserve"> </w:delText>
        </w:r>
        <w:r w:rsidDel="008A4C4B">
          <w:rPr>
            <w:rStyle w:val="hps"/>
            <w:lang w:val="en"/>
          </w:rPr>
          <w:delText>RESTSdmx</w:delText>
        </w:r>
        <w:r w:rsidDel="008A4C4B">
          <w:rPr>
            <w:lang w:val="en"/>
          </w:rPr>
          <w:delText xml:space="preserve"> </w:delText>
        </w:r>
        <w:r w:rsidDel="008A4C4B">
          <w:rPr>
            <w:rStyle w:val="hps"/>
            <w:lang w:val="en"/>
          </w:rPr>
          <w:delText>that</w:delText>
        </w:r>
        <w:r w:rsidDel="008A4C4B">
          <w:rPr>
            <w:lang w:val="en"/>
          </w:rPr>
          <w:delText xml:space="preserve"> </w:delText>
        </w:r>
        <w:r w:rsidDel="008A4C4B">
          <w:rPr>
            <w:rStyle w:val="hps"/>
            <w:lang w:val="en"/>
          </w:rPr>
          <w:delText>send</w:delText>
        </w:r>
        <w:r w:rsidDel="008A4C4B">
          <w:rPr>
            <w:lang w:val="en"/>
          </w:rPr>
          <w:delText xml:space="preserve"> </w:delText>
        </w:r>
        <w:r w:rsidDel="008A4C4B">
          <w:rPr>
            <w:rStyle w:val="hps"/>
            <w:lang w:val="en"/>
          </w:rPr>
          <w:delText>the user</w:delText>
        </w:r>
        <w:r w:rsidDel="008A4C4B">
          <w:rPr>
            <w:lang w:val="en"/>
          </w:rPr>
          <w:delText xml:space="preserve"> </w:delText>
        </w:r>
        <w:r w:rsidDel="008A4C4B">
          <w:rPr>
            <w:rStyle w:val="hps"/>
            <w:lang w:val="en"/>
          </w:rPr>
          <w:delText>in the respective protocols</w:delText>
        </w:r>
      </w:del>
      <w:r>
        <w:rPr>
          <w:rStyle w:val="hps"/>
          <w:lang w:val="en"/>
        </w:rPr>
        <w:t>.</w:t>
      </w:r>
    </w:p>
    <w:p w:rsidR="00691A5C" w:rsidRPr="00E92FB3" w:rsidRDefault="00691A5C" w:rsidP="0031380F">
      <w:pPr>
        <w:rPr>
          <w:lang w:val="en-US"/>
        </w:rPr>
      </w:pPr>
    </w:p>
    <w:p w:rsidR="00D105A0" w:rsidRPr="00E92FB3" w:rsidRDefault="00E95043" w:rsidP="00D05C75">
      <w:pPr>
        <w:pStyle w:val="Titolo2"/>
        <w:rPr>
          <w:lang w:val="en-US"/>
        </w:rPr>
      </w:pPr>
      <w:bookmarkStart w:id="70" w:name="_Toc408584674"/>
      <w:r w:rsidRPr="00E92FB3">
        <w:rPr>
          <w:lang w:val="en-US"/>
        </w:rPr>
        <w:t>Implementations Management</w:t>
      </w:r>
      <w:bookmarkEnd w:id="70"/>
    </w:p>
    <w:p w:rsidR="00E95043" w:rsidDel="006A188F" w:rsidRDefault="006A188F" w:rsidP="0031380F">
      <w:pPr>
        <w:rPr>
          <w:del w:id="71" w:author="Roberto Pompei" w:date="2015-01-13T14:36:00Z"/>
          <w:lang w:val="en"/>
        </w:rPr>
      </w:pPr>
      <w:ins w:id="72" w:author="Roberto Pompei" w:date="2015-01-13T14:36:00Z">
        <w:r w:rsidRPr="006A188F">
          <w:rPr>
            <w:rStyle w:val="hps"/>
            <w:lang w:val="en"/>
          </w:rPr>
          <w:t>It's possible to create new project implementations if the user wants to retrieve  data in a different way, by other sources, and then extract the data in a different way from the current OnTheFly project.</w:t>
        </w:r>
      </w:ins>
      <w:del w:id="73" w:author="Roberto Pompei" w:date="2015-01-13T14:36:00Z">
        <w:r w:rsidR="00E95043" w:rsidDel="006A188F">
          <w:rPr>
            <w:rStyle w:val="hps"/>
            <w:lang w:val="en"/>
          </w:rPr>
          <w:delText>You can create</w:delText>
        </w:r>
        <w:r w:rsidR="00E95043" w:rsidDel="006A188F">
          <w:rPr>
            <w:lang w:val="en"/>
          </w:rPr>
          <w:delText xml:space="preserve"> </w:delText>
        </w:r>
        <w:r w:rsidR="00E95043" w:rsidDel="006A188F">
          <w:rPr>
            <w:rStyle w:val="hps"/>
            <w:lang w:val="en"/>
          </w:rPr>
          <w:delText>new implementations</w:delText>
        </w:r>
        <w:r w:rsidR="00E95043" w:rsidDel="006A188F">
          <w:rPr>
            <w:lang w:val="en"/>
          </w:rPr>
          <w:delText xml:space="preserve"> </w:delText>
        </w:r>
        <w:r w:rsidR="00E95043" w:rsidDel="006A188F">
          <w:rPr>
            <w:rStyle w:val="hps"/>
            <w:lang w:val="en"/>
          </w:rPr>
          <w:delText>to the project</w:delText>
        </w:r>
        <w:r w:rsidR="00E95043" w:rsidDel="006A188F">
          <w:rPr>
            <w:lang w:val="en"/>
          </w:rPr>
          <w:delText xml:space="preserve"> </w:delText>
        </w:r>
        <w:r w:rsidR="00E95043" w:rsidDel="006A188F">
          <w:rPr>
            <w:rStyle w:val="hps"/>
            <w:lang w:val="en"/>
          </w:rPr>
          <w:delText>if you decide</w:delText>
        </w:r>
        <w:r w:rsidR="00E95043" w:rsidDel="006A188F">
          <w:rPr>
            <w:lang w:val="en"/>
          </w:rPr>
          <w:delText xml:space="preserve"> </w:delText>
        </w:r>
        <w:r w:rsidR="00E95043" w:rsidDel="006A188F">
          <w:rPr>
            <w:rStyle w:val="hps"/>
            <w:lang w:val="en"/>
          </w:rPr>
          <w:delText>you want to</w:delText>
        </w:r>
        <w:r w:rsidR="00E95043" w:rsidDel="006A188F">
          <w:rPr>
            <w:lang w:val="en"/>
          </w:rPr>
          <w:delText xml:space="preserve"> </w:delText>
        </w:r>
        <w:r w:rsidR="00E95043" w:rsidDel="006A188F">
          <w:rPr>
            <w:rStyle w:val="hps"/>
            <w:lang w:val="en"/>
          </w:rPr>
          <w:delText>retrieve the data</w:delText>
        </w:r>
        <w:r w:rsidR="00E95043" w:rsidDel="006A188F">
          <w:rPr>
            <w:lang w:val="en"/>
          </w:rPr>
          <w:delText xml:space="preserve"> </w:delText>
        </w:r>
        <w:r w:rsidR="00E95043" w:rsidDel="006A188F">
          <w:rPr>
            <w:rStyle w:val="hps"/>
            <w:lang w:val="en"/>
          </w:rPr>
          <w:delText>in a different way</w:delText>
        </w:r>
        <w:r w:rsidR="00E95043" w:rsidDel="006A188F">
          <w:rPr>
            <w:lang w:val="en"/>
          </w:rPr>
          <w:delText xml:space="preserve"> </w:delText>
        </w:r>
        <w:r w:rsidR="00E95043" w:rsidDel="006A188F">
          <w:rPr>
            <w:rStyle w:val="hps"/>
            <w:lang w:val="en"/>
          </w:rPr>
          <w:delText>or other sources</w:delText>
        </w:r>
        <w:r w:rsidR="00E95043" w:rsidDel="006A188F">
          <w:rPr>
            <w:lang w:val="en"/>
          </w:rPr>
          <w:delText xml:space="preserve"> </w:delText>
        </w:r>
        <w:r w:rsidR="00E95043" w:rsidDel="006A188F">
          <w:rPr>
            <w:rStyle w:val="hps"/>
            <w:lang w:val="en"/>
          </w:rPr>
          <w:delText>and</w:delText>
        </w:r>
        <w:r w:rsidR="00E95043" w:rsidDel="006A188F">
          <w:rPr>
            <w:lang w:val="en"/>
          </w:rPr>
          <w:delText xml:space="preserve"> </w:delText>
        </w:r>
        <w:r w:rsidR="00E95043" w:rsidDel="006A188F">
          <w:rPr>
            <w:rStyle w:val="hps"/>
            <w:lang w:val="en"/>
          </w:rPr>
          <w:delText>then</w:delText>
        </w:r>
        <w:r w:rsidR="00E95043" w:rsidDel="006A188F">
          <w:rPr>
            <w:lang w:val="en"/>
          </w:rPr>
          <w:delText xml:space="preserve"> </w:delText>
        </w:r>
        <w:r w:rsidR="00E95043" w:rsidDel="006A188F">
          <w:rPr>
            <w:rStyle w:val="hps"/>
            <w:lang w:val="en"/>
          </w:rPr>
          <w:delText>take the data</w:delText>
        </w:r>
        <w:r w:rsidR="00E95043" w:rsidDel="006A188F">
          <w:rPr>
            <w:lang w:val="en"/>
          </w:rPr>
          <w:delText xml:space="preserve"> </w:delText>
        </w:r>
        <w:r w:rsidR="00E95043" w:rsidDel="006A188F">
          <w:rPr>
            <w:rStyle w:val="hps"/>
            <w:lang w:val="en"/>
          </w:rPr>
          <w:delText>in a</w:delText>
        </w:r>
        <w:r w:rsidR="00E95043" w:rsidDel="006A188F">
          <w:rPr>
            <w:lang w:val="en"/>
          </w:rPr>
          <w:delText xml:space="preserve"> </w:delText>
        </w:r>
        <w:r w:rsidR="00E95043" w:rsidDel="006A188F">
          <w:rPr>
            <w:rStyle w:val="hps"/>
            <w:lang w:val="en"/>
          </w:rPr>
          <w:delText>different way</w:delText>
        </w:r>
        <w:r w:rsidR="00E95043" w:rsidDel="006A188F">
          <w:rPr>
            <w:lang w:val="en"/>
          </w:rPr>
          <w:delText xml:space="preserve"> </w:delText>
        </w:r>
        <w:r w:rsidR="00E95043" w:rsidDel="006A188F">
          <w:rPr>
            <w:rStyle w:val="hps"/>
            <w:lang w:val="en"/>
          </w:rPr>
          <w:delText>from what</w:delText>
        </w:r>
        <w:r w:rsidR="00E95043" w:rsidDel="006A188F">
          <w:rPr>
            <w:lang w:val="en"/>
          </w:rPr>
          <w:delText xml:space="preserve"> </w:delText>
        </w:r>
        <w:r w:rsidR="00E95043" w:rsidDel="006A188F">
          <w:rPr>
            <w:rStyle w:val="hps"/>
            <w:lang w:val="en"/>
          </w:rPr>
          <w:delText>is</w:delText>
        </w:r>
        <w:r w:rsidR="00E95043" w:rsidDel="006A188F">
          <w:rPr>
            <w:lang w:val="en"/>
          </w:rPr>
          <w:delText xml:space="preserve"> </w:delText>
        </w:r>
        <w:r w:rsidR="00E95043" w:rsidDel="006A188F">
          <w:rPr>
            <w:rStyle w:val="hps"/>
            <w:lang w:val="en"/>
          </w:rPr>
          <w:delText>currently the</w:delText>
        </w:r>
        <w:r w:rsidR="00E95043" w:rsidDel="006A188F">
          <w:rPr>
            <w:lang w:val="en"/>
          </w:rPr>
          <w:delText xml:space="preserve"> </w:delText>
        </w:r>
        <w:r w:rsidR="00E95043" w:rsidDel="006A188F">
          <w:rPr>
            <w:rStyle w:val="hps"/>
            <w:lang w:val="en"/>
          </w:rPr>
          <w:delText>OnTheFly</w:delText>
        </w:r>
        <w:r w:rsidR="00E95043" w:rsidDel="006A188F">
          <w:rPr>
            <w:lang w:val="en"/>
          </w:rPr>
          <w:delText xml:space="preserve"> </w:delText>
        </w:r>
        <w:r w:rsidR="00E95043" w:rsidDel="006A188F">
          <w:rPr>
            <w:rStyle w:val="hps"/>
            <w:lang w:val="en"/>
          </w:rPr>
          <w:delText>project</w:delText>
        </w:r>
        <w:r w:rsidR="00E95043" w:rsidDel="006A188F">
          <w:rPr>
            <w:lang w:val="en"/>
          </w:rPr>
          <w:delText>.</w:delText>
        </w:r>
      </w:del>
    </w:p>
    <w:p w:rsidR="007673CE" w:rsidRPr="00E92FB3" w:rsidRDefault="00E95043" w:rsidP="0031380F">
      <w:pPr>
        <w:rPr>
          <w:lang w:val="en-US"/>
        </w:rPr>
      </w:pPr>
      <w:r>
        <w:rPr>
          <w:rStyle w:val="hps"/>
          <w:lang w:val="en"/>
        </w:rPr>
        <w:t>For creating</w:t>
      </w:r>
      <w:r>
        <w:rPr>
          <w:lang w:val="en"/>
        </w:rPr>
        <w:t xml:space="preserve"> </w:t>
      </w:r>
      <w:r>
        <w:rPr>
          <w:rStyle w:val="hps"/>
          <w:lang w:val="en"/>
        </w:rPr>
        <w:t>a new implementation</w:t>
      </w:r>
      <w:r>
        <w:rPr>
          <w:lang w:val="en"/>
        </w:rPr>
        <w:t xml:space="preserve"> </w:t>
      </w:r>
      <w:r>
        <w:rPr>
          <w:rStyle w:val="hps"/>
          <w:lang w:val="en"/>
        </w:rPr>
        <w:t>you must follow these</w:t>
      </w:r>
      <w:r>
        <w:rPr>
          <w:lang w:val="en"/>
        </w:rPr>
        <w:t xml:space="preserve"> </w:t>
      </w:r>
      <w:r>
        <w:rPr>
          <w:rStyle w:val="hps"/>
          <w:lang w:val="en"/>
        </w:rPr>
        <w:t>steps</w:t>
      </w:r>
      <w:r>
        <w:rPr>
          <w:lang w:val="en"/>
        </w:rPr>
        <w:t>:</w:t>
      </w:r>
    </w:p>
    <w:p w:rsidR="000F11FD" w:rsidRDefault="00E95043" w:rsidP="001C147A">
      <w:pPr>
        <w:pStyle w:val="Paragrafoelenco"/>
        <w:numPr>
          <w:ilvl w:val="0"/>
          <w:numId w:val="4"/>
        </w:numPr>
      </w:pPr>
      <w:r>
        <w:rPr>
          <w:rStyle w:val="hps"/>
          <w:lang w:val="en"/>
        </w:rPr>
        <w:t>Create a new project</w:t>
      </w:r>
    </w:p>
    <w:p w:rsidR="003D04F7" w:rsidRPr="00E92FB3" w:rsidRDefault="00E95043" w:rsidP="0006597A">
      <w:pPr>
        <w:pStyle w:val="Paragrafoelenco"/>
        <w:numPr>
          <w:ilvl w:val="0"/>
          <w:numId w:val="4"/>
        </w:numPr>
        <w:rPr>
          <w:lang w:val="en-US"/>
        </w:rPr>
      </w:pPr>
      <w:r>
        <w:rPr>
          <w:rStyle w:val="hps"/>
          <w:lang w:val="en"/>
        </w:rPr>
        <w:t>Modify</w:t>
      </w:r>
      <w:r>
        <w:rPr>
          <w:lang w:val="en"/>
        </w:rPr>
        <w:t xml:space="preserve"> </w:t>
      </w:r>
      <w:r>
        <w:rPr>
          <w:rStyle w:val="hps"/>
          <w:lang w:val="en"/>
        </w:rPr>
        <w:t>the</w:t>
      </w:r>
      <w:r>
        <w:rPr>
          <w:lang w:val="en"/>
        </w:rPr>
        <w:t xml:space="preserve"> </w:t>
      </w:r>
      <w:r>
        <w:rPr>
          <w:rStyle w:val="hps"/>
          <w:lang w:val="en"/>
        </w:rPr>
        <w:t>Switch</w:t>
      </w:r>
      <w:r>
        <w:rPr>
          <w:lang w:val="en"/>
        </w:rPr>
        <w:t xml:space="preserve"> </w:t>
      </w:r>
      <w:r>
        <w:rPr>
          <w:rStyle w:val="hps"/>
          <w:lang w:val="en"/>
        </w:rPr>
        <w:t>in</w:t>
      </w:r>
      <w:r>
        <w:rPr>
          <w:lang w:val="en"/>
        </w:rPr>
        <w:t xml:space="preserve"> </w:t>
      </w:r>
      <w:r>
        <w:rPr>
          <w:rStyle w:val="hps"/>
          <w:lang w:val="en"/>
        </w:rPr>
        <w:t>FlyEngine</w:t>
      </w:r>
      <w:r>
        <w:rPr>
          <w:lang w:val="en"/>
        </w:rPr>
        <w:t xml:space="preserve"> </w:t>
      </w:r>
      <w:r>
        <w:rPr>
          <w:rStyle w:val="hps"/>
          <w:lang w:val="en"/>
        </w:rPr>
        <w:t>to direct the</w:t>
      </w:r>
      <w:r>
        <w:rPr>
          <w:lang w:val="en"/>
        </w:rPr>
        <w:t xml:space="preserve"> </w:t>
      </w:r>
      <w:r>
        <w:rPr>
          <w:rStyle w:val="hps"/>
          <w:lang w:val="en"/>
        </w:rPr>
        <w:t>program</w:t>
      </w:r>
      <w:r>
        <w:rPr>
          <w:lang w:val="en"/>
        </w:rPr>
        <w:t xml:space="preserve"> </w:t>
      </w:r>
      <w:r>
        <w:rPr>
          <w:rStyle w:val="hps"/>
          <w:lang w:val="en"/>
        </w:rPr>
        <w:t>to the</w:t>
      </w:r>
      <w:r>
        <w:rPr>
          <w:lang w:val="en"/>
        </w:rPr>
        <w:t xml:space="preserve"> </w:t>
      </w:r>
      <w:r>
        <w:rPr>
          <w:rStyle w:val="hps"/>
          <w:lang w:val="en"/>
        </w:rPr>
        <w:t xml:space="preserve">new implementation </w:t>
      </w:r>
      <w:r w:rsidR="003D04F7" w:rsidRPr="00E92FB3">
        <w:rPr>
          <w:rFonts w:ascii="Consolas" w:hAnsi="Consolas" w:cs="Consolas"/>
          <w:color w:val="000000"/>
          <w:sz w:val="19"/>
          <w:szCs w:val="19"/>
          <w:highlight w:val="white"/>
          <w:lang w:val="en-US"/>
        </w:rPr>
        <w:t>FlyEngine.Model</w:t>
      </w:r>
      <w:r w:rsidR="003D04F7" w:rsidRPr="00E92FB3">
        <w:rPr>
          <w:rFonts w:ascii="Consolas" w:hAnsi="Consolas" w:cs="Consolas"/>
          <w:color w:val="000000"/>
          <w:sz w:val="19"/>
          <w:szCs w:val="19"/>
          <w:lang w:val="en-US"/>
        </w:rPr>
        <w:t>.</w:t>
      </w:r>
      <w:r w:rsidR="003D04F7" w:rsidRPr="00E92FB3">
        <w:rPr>
          <w:rFonts w:ascii="Consolas" w:hAnsi="Consolas" w:cs="Consolas"/>
          <w:color w:val="2B91AF"/>
          <w:sz w:val="19"/>
          <w:szCs w:val="19"/>
          <w:highlight w:val="white"/>
          <w:lang w:val="en-US"/>
        </w:rPr>
        <w:t>MappingConfiguration</w:t>
      </w:r>
    </w:p>
    <w:p w:rsidR="000F11FD" w:rsidRPr="00E92FB3" w:rsidRDefault="00E95043" w:rsidP="00E95043">
      <w:pPr>
        <w:pStyle w:val="Paragrafoelenco"/>
        <w:numPr>
          <w:ilvl w:val="0"/>
          <w:numId w:val="4"/>
        </w:numPr>
        <w:rPr>
          <w:lang w:val="en-US"/>
        </w:rPr>
      </w:pPr>
      <w:r w:rsidRPr="00E92FB3">
        <w:rPr>
          <w:lang w:val="en-US"/>
        </w:rPr>
        <w:t>Develop the classes deriving from the implementation of the FlyMapping interfaces</w:t>
      </w:r>
    </w:p>
    <w:p w:rsidR="000F11FD" w:rsidRPr="00E92FB3" w:rsidRDefault="000F11FD" w:rsidP="000F11FD">
      <w:pPr>
        <w:rPr>
          <w:lang w:val="en-US"/>
        </w:rPr>
      </w:pPr>
    </w:p>
    <w:p w:rsidR="00691A5C" w:rsidRPr="00E92FB3" w:rsidRDefault="00691A5C" w:rsidP="000F11FD">
      <w:pPr>
        <w:rPr>
          <w:lang w:val="en-US"/>
        </w:rPr>
      </w:pPr>
    </w:p>
    <w:p w:rsidR="0031380F" w:rsidRPr="00E92FB3" w:rsidRDefault="00691A5C" w:rsidP="0031380F">
      <w:pPr>
        <w:pStyle w:val="Titolo2"/>
        <w:rPr>
          <w:lang w:val="en-US"/>
        </w:rPr>
      </w:pPr>
      <w:bookmarkStart w:id="74" w:name="_Toc408584675"/>
      <w:r w:rsidRPr="00E92FB3">
        <w:rPr>
          <w:lang w:val="en-US"/>
        </w:rPr>
        <w:t xml:space="preserve">SDMX </w:t>
      </w:r>
      <w:r w:rsidR="0031380F" w:rsidRPr="00E92FB3">
        <w:rPr>
          <w:lang w:val="en-US"/>
        </w:rPr>
        <w:t xml:space="preserve">Common </w:t>
      </w:r>
      <w:r w:rsidRPr="00E92FB3">
        <w:rPr>
          <w:lang w:val="en-US"/>
        </w:rPr>
        <w:t>API</w:t>
      </w:r>
      <w:bookmarkEnd w:id="74"/>
    </w:p>
    <w:p w:rsidR="0031380F" w:rsidRPr="00E92FB3" w:rsidRDefault="00E95043" w:rsidP="0031380F">
      <w:pPr>
        <w:rPr>
          <w:lang w:val="en-US"/>
        </w:rPr>
      </w:pPr>
      <w:r>
        <w:rPr>
          <w:rStyle w:val="hps"/>
          <w:lang w:val="en"/>
        </w:rPr>
        <w:t>The</w:t>
      </w:r>
      <w:r>
        <w:rPr>
          <w:lang w:val="en"/>
        </w:rPr>
        <w:t xml:space="preserve"> </w:t>
      </w:r>
      <w:r>
        <w:rPr>
          <w:rStyle w:val="hps"/>
          <w:lang w:val="en"/>
        </w:rPr>
        <w:t>OnTheFly</w:t>
      </w:r>
      <w:r>
        <w:rPr>
          <w:lang w:val="en"/>
        </w:rPr>
        <w:t xml:space="preserve"> </w:t>
      </w:r>
      <w:r>
        <w:rPr>
          <w:rStyle w:val="hps"/>
          <w:lang w:val="en"/>
        </w:rPr>
        <w:t>project</w:t>
      </w:r>
      <w:del w:id="75" w:author="Roberto Pompei" w:date="2015-01-13T14:43:00Z">
        <w:r w:rsidDel="00123B98">
          <w:rPr>
            <w:lang w:val="en"/>
          </w:rPr>
          <w:delText>,</w:delText>
        </w:r>
      </w:del>
      <w:r>
        <w:rPr>
          <w:lang w:val="en"/>
        </w:rPr>
        <w:t xml:space="preserve"> </w:t>
      </w:r>
      <w:r>
        <w:rPr>
          <w:rStyle w:val="hps"/>
          <w:lang w:val="en"/>
        </w:rPr>
        <w:t>uses</w:t>
      </w:r>
      <w:r>
        <w:rPr>
          <w:lang w:val="en"/>
        </w:rPr>
        <w:t xml:space="preserve"> </w:t>
      </w:r>
      <w:r>
        <w:rPr>
          <w:rStyle w:val="hps"/>
          <w:lang w:val="en"/>
        </w:rPr>
        <w:t>CommonAPI</w:t>
      </w:r>
      <w:r>
        <w:rPr>
          <w:lang w:val="en"/>
        </w:rPr>
        <w:t xml:space="preserve"> </w:t>
      </w:r>
      <w:r>
        <w:rPr>
          <w:rStyle w:val="hps"/>
          <w:lang w:val="en"/>
        </w:rPr>
        <w:t>of</w:t>
      </w:r>
      <w:r>
        <w:rPr>
          <w:lang w:val="en"/>
        </w:rPr>
        <w:t xml:space="preserve"> </w:t>
      </w:r>
      <w:r>
        <w:rPr>
          <w:rStyle w:val="hps"/>
          <w:lang w:val="en"/>
        </w:rPr>
        <w:t>SDMX</w:t>
      </w:r>
      <w:r>
        <w:rPr>
          <w:lang w:val="en"/>
        </w:rPr>
        <w:t xml:space="preserve"> </w:t>
      </w:r>
      <w:r>
        <w:rPr>
          <w:rStyle w:val="hps"/>
          <w:lang w:val="en"/>
        </w:rPr>
        <w:t xml:space="preserve">in </w:t>
      </w:r>
      <w:del w:id="76" w:author="Roberto Pompei" w:date="2015-01-13T14:47:00Z">
        <w:r w:rsidDel="00123B98">
          <w:rPr>
            <w:rStyle w:val="hps"/>
            <w:lang w:val="en"/>
          </w:rPr>
          <w:delText>almost</w:delText>
        </w:r>
        <w:r w:rsidDel="00123B98">
          <w:rPr>
            <w:lang w:val="en"/>
          </w:rPr>
          <w:delText xml:space="preserve"> </w:delText>
        </w:r>
      </w:del>
      <w:ins w:id="77" w:author="Roberto Pompei" w:date="2015-01-13T14:47:00Z">
        <w:r w:rsidR="00123B98">
          <w:rPr>
            <w:rStyle w:val="hps"/>
            <w:lang w:val="en"/>
          </w:rPr>
          <w:t>most</w:t>
        </w:r>
      </w:ins>
      <w:del w:id="78" w:author="Roberto Pompei" w:date="2015-01-13T14:47:00Z">
        <w:r w:rsidDel="00123B98">
          <w:rPr>
            <w:rStyle w:val="hps"/>
            <w:lang w:val="en"/>
          </w:rPr>
          <w:delText>all</w:delText>
        </w:r>
      </w:del>
      <w:r>
        <w:rPr>
          <w:rStyle w:val="hps"/>
          <w:lang w:val="en"/>
        </w:rPr>
        <w:t xml:space="preserve"> of its projects</w:t>
      </w:r>
      <w:r>
        <w:rPr>
          <w:lang w:val="en"/>
        </w:rPr>
        <w:t>.</w:t>
      </w:r>
    </w:p>
    <w:p w:rsidR="003D04F7" w:rsidRPr="00E92FB3" w:rsidRDefault="00E95043" w:rsidP="0031380F">
      <w:pPr>
        <w:rPr>
          <w:lang w:val="en-US"/>
        </w:rPr>
      </w:pPr>
      <w:r>
        <w:rPr>
          <w:rStyle w:val="hps"/>
          <w:lang w:val="en"/>
        </w:rPr>
        <w:t>The</w:t>
      </w:r>
      <w:r>
        <w:rPr>
          <w:rStyle w:val="shorttext"/>
          <w:lang w:val="en"/>
        </w:rPr>
        <w:t xml:space="preserve"> </w:t>
      </w:r>
      <w:r>
        <w:rPr>
          <w:rStyle w:val="hps"/>
          <w:lang w:val="en"/>
        </w:rPr>
        <w:t>CommonApi</w:t>
      </w:r>
      <w:r>
        <w:rPr>
          <w:rStyle w:val="shorttext"/>
          <w:lang w:val="en"/>
        </w:rPr>
        <w:t xml:space="preserve"> </w:t>
      </w:r>
      <w:del w:id="79" w:author="Roberto Pompei" w:date="2015-01-13T15:00:00Z">
        <w:r w:rsidDel="00344573">
          <w:rPr>
            <w:rStyle w:val="hps"/>
            <w:lang w:val="en"/>
          </w:rPr>
          <w:delText>have been primarily</w:delText>
        </w:r>
      </w:del>
      <w:ins w:id="80" w:author="Roberto Pompei" w:date="2015-01-13T15:00:00Z">
        <w:r w:rsidR="00344573">
          <w:rPr>
            <w:rStyle w:val="hps"/>
            <w:lang w:val="en"/>
          </w:rPr>
          <w:t>are mainly</w:t>
        </w:r>
      </w:ins>
      <w:r>
        <w:rPr>
          <w:rStyle w:val="hps"/>
          <w:lang w:val="en"/>
        </w:rPr>
        <w:t xml:space="preserve"> used</w:t>
      </w:r>
      <w:r>
        <w:rPr>
          <w:rStyle w:val="shorttext"/>
          <w:lang w:val="en"/>
        </w:rPr>
        <w:t xml:space="preserve"> </w:t>
      </w:r>
      <w:r>
        <w:rPr>
          <w:rStyle w:val="hps"/>
          <w:lang w:val="en"/>
        </w:rPr>
        <w:t>for</w:t>
      </w:r>
      <w:r>
        <w:rPr>
          <w:rStyle w:val="shorttext"/>
          <w:lang w:val="en"/>
        </w:rPr>
        <w:t>:</w:t>
      </w:r>
    </w:p>
    <w:p w:rsidR="00E95043" w:rsidRPr="00E92FB3" w:rsidRDefault="00E95043" w:rsidP="001C147A">
      <w:pPr>
        <w:pStyle w:val="Paragrafoelenco"/>
        <w:numPr>
          <w:ilvl w:val="0"/>
          <w:numId w:val="5"/>
        </w:numPr>
        <w:rPr>
          <w:rStyle w:val="hps"/>
          <w:lang w:val="en-US"/>
        </w:rPr>
      </w:pPr>
      <w:r>
        <w:rPr>
          <w:rStyle w:val="hps"/>
          <w:lang w:val="en"/>
        </w:rPr>
        <w:t>Use the objects</w:t>
      </w:r>
      <w:r>
        <w:rPr>
          <w:rStyle w:val="shorttext"/>
          <w:lang w:val="en"/>
        </w:rPr>
        <w:t xml:space="preserve"> </w:t>
      </w:r>
      <w:r>
        <w:rPr>
          <w:rStyle w:val="hps"/>
          <w:lang w:val="en"/>
        </w:rPr>
        <w:t>SDMX</w:t>
      </w:r>
      <w:r>
        <w:rPr>
          <w:rStyle w:val="shorttext"/>
          <w:lang w:val="en"/>
        </w:rPr>
        <w:t xml:space="preserve">, constants, and </w:t>
      </w:r>
      <w:r>
        <w:rPr>
          <w:rStyle w:val="hps"/>
          <w:lang w:val="en"/>
        </w:rPr>
        <w:t>enumerators</w:t>
      </w:r>
    </w:p>
    <w:p w:rsidR="00E95043" w:rsidRPr="00E92FB3" w:rsidRDefault="00E95043" w:rsidP="001C147A">
      <w:pPr>
        <w:pStyle w:val="Paragrafoelenco"/>
        <w:numPr>
          <w:ilvl w:val="0"/>
          <w:numId w:val="5"/>
        </w:numPr>
        <w:rPr>
          <w:rStyle w:val="hps"/>
          <w:lang w:val="en-US"/>
        </w:rPr>
      </w:pPr>
      <w:r>
        <w:rPr>
          <w:rStyle w:val="hps"/>
          <w:lang w:val="en"/>
        </w:rPr>
        <w:t>Creating new</w:t>
      </w:r>
      <w:r>
        <w:rPr>
          <w:rStyle w:val="shorttext"/>
          <w:lang w:val="en"/>
        </w:rPr>
        <w:t xml:space="preserve"> </w:t>
      </w:r>
      <w:r>
        <w:rPr>
          <w:rStyle w:val="hps"/>
          <w:lang w:val="en"/>
        </w:rPr>
        <w:t>objects</w:t>
      </w:r>
      <w:r>
        <w:rPr>
          <w:rStyle w:val="shorttext"/>
          <w:lang w:val="en"/>
        </w:rPr>
        <w:t xml:space="preserve"> </w:t>
      </w:r>
      <w:r>
        <w:rPr>
          <w:rStyle w:val="hps"/>
          <w:lang w:val="en"/>
        </w:rPr>
        <w:t>from</w:t>
      </w:r>
      <w:r>
        <w:rPr>
          <w:rStyle w:val="shorttext"/>
          <w:lang w:val="en"/>
        </w:rPr>
        <w:t xml:space="preserve"> </w:t>
      </w:r>
      <w:r>
        <w:rPr>
          <w:rStyle w:val="hps"/>
          <w:lang w:val="en"/>
        </w:rPr>
        <w:t>objects</w:t>
      </w:r>
      <w:r>
        <w:rPr>
          <w:rStyle w:val="shorttext"/>
          <w:lang w:val="en"/>
        </w:rPr>
        <w:t xml:space="preserve"> </w:t>
      </w:r>
      <w:r>
        <w:rPr>
          <w:rStyle w:val="hps"/>
          <w:lang w:val="en"/>
        </w:rPr>
        <w:t>SDMX</w:t>
      </w:r>
    </w:p>
    <w:p w:rsidR="00E95043" w:rsidRDefault="00E95043" w:rsidP="00E95043">
      <w:pPr>
        <w:pStyle w:val="Paragrafoelenco"/>
        <w:numPr>
          <w:ilvl w:val="0"/>
          <w:numId w:val="5"/>
        </w:numPr>
      </w:pPr>
      <w:r w:rsidRPr="00E95043">
        <w:t xml:space="preserve">Make the query Parsing </w:t>
      </w:r>
    </w:p>
    <w:p w:rsidR="003D04F7" w:rsidRPr="00E92FB3" w:rsidRDefault="0006597A" w:rsidP="0006597A">
      <w:pPr>
        <w:pStyle w:val="Paragrafoelenco"/>
        <w:numPr>
          <w:ilvl w:val="0"/>
          <w:numId w:val="5"/>
        </w:numPr>
        <w:rPr>
          <w:lang w:val="en-US"/>
        </w:rPr>
      </w:pPr>
      <w:r w:rsidRPr="00E92FB3">
        <w:rPr>
          <w:lang w:val="en-US"/>
        </w:rPr>
        <w:t xml:space="preserve">Create the answers and write them directly into a stream </w:t>
      </w:r>
      <w:del w:id="81" w:author="Roberto Pompei" w:date="2015-01-13T14:58:00Z">
        <w:r w:rsidRPr="00E92FB3" w:rsidDel="00344573">
          <w:rPr>
            <w:lang w:val="en-US"/>
          </w:rPr>
          <w:delText xml:space="preserve">or </w:delText>
        </w:r>
      </w:del>
      <w:r w:rsidRPr="00E92FB3">
        <w:rPr>
          <w:lang w:val="en-US"/>
        </w:rPr>
        <w:t>Rest or Soap :</w:t>
      </w:r>
    </w:p>
    <w:p w:rsidR="003D04F7" w:rsidRDefault="003D04F7" w:rsidP="001C147A">
      <w:pPr>
        <w:pStyle w:val="Paragrafoelenco"/>
        <w:numPr>
          <w:ilvl w:val="0"/>
          <w:numId w:val="6"/>
        </w:numPr>
        <w:ind w:left="1134"/>
      </w:pPr>
      <w:r w:rsidRPr="003D04F7">
        <w:rPr>
          <w:rFonts w:ascii="Consolas" w:hAnsi="Consolas" w:cs="Consolas"/>
          <w:color w:val="2B91AF"/>
          <w:sz w:val="19"/>
          <w:szCs w:val="19"/>
          <w:highlight w:val="white"/>
        </w:rPr>
        <w:t>ISdmxObject</w:t>
      </w:r>
      <w:r>
        <w:t xml:space="preserve"> </w:t>
      </w:r>
      <w:r w:rsidR="0006597A">
        <w:t>for Metadata</w:t>
      </w:r>
    </w:p>
    <w:p w:rsidR="003D04F7" w:rsidRDefault="003D04F7" w:rsidP="001C147A">
      <w:pPr>
        <w:pStyle w:val="Paragrafoelenco"/>
        <w:numPr>
          <w:ilvl w:val="0"/>
          <w:numId w:val="6"/>
        </w:numPr>
        <w:ind w:left="1134"/>
      </w:pPr>
      <w:r w:rsidRPr="003D04F7">
        <w:rPr>
          <w:rFonts w:ascii="Consolas" w:hAnsi="Consolas" w:cs="Consolas"/>
          <w:color w:val="2B91AF"/>
          <w:sz w:val="19"/>
          <w:szCs w:val="19"/>
          <w:highlight w:val="white"/>
        </w:rPr>
        <w:t>I</w:t>
      </w:r>
      <w:r w:rsidR="00672B67">
        <w:rPr>
          <w:rFonts w:ascii="Consolas" w:hAnsi="Consolas" w:cs="Consolas"/>
          <w:color w:val="2B91AF"/>
          <w:sz w:val="19"/>
          <w:szCs w:val="19"/>
          <w:highlight w:val="white"/>
        </w:rPr>
        <w:t>D</w:t>
      </w:r>
      <w:r w:rsidRPr="003D04F7">
        <w:rPr>
          <w:rFonts w:ascii="Consolas" w:hAnsi="Consolas" w:cs="Consolas"/>
          <w:color w:val="2B91AF"/>
          <w:sz w:val="19"/>
          <w:szCs w:val="19"/>
          <w:highlight w:val="white"/>
        </w:rPr>
        <w:t>ataWriterEngine</w:t>
      </w:r>
      <w:r w:rsidRPr="003D04F7">
        <w:rPr>
          <w:rFonts w:ascii="Consolas" w:hAnsi="Consolas" w:cs="Consolas"/>
          <w:color w:val="2B91AF"/>
          <w:sz w:val="19"/>
          <w:szCs w:val="19"/>
        </w:rPr>
        <w:t xml:space="preserve"> </w:t>
      </w:r>
      <w:r w:rsidR="0006597A">
        <w:t>for Data</w:t>
      </w:r>
    </w:p>
    <w:p w:rsidR="00351C59" w:rsidRDefault="00351C59">
      <w:pPr>
        <w:rPr>
          <w:rFonts w:ascii="Consolas" w:hAnsi="Consolas" w:cs="Consolas"/>
          <w:color w:val="2B91AF"/>
          <w:sz w:val="19"/>
          <w:szCs w:val="19"/>
          <w:highlight w:val="white"/>
        </w:rPr>
      </w:pPr>
      <w:r>
        <w:rPr>
          <w:rFonts w:ascii="Consolas" w:hAnsi="Consolas" w:cs="Consolas"/>
          <w:color w:val="2B91AF"/>
          <w:sz w:val="19"/>
          <w:szCs w:val="19"/>
          <w:highlight w:val="white"/>
        </w:rPr>
        <w:br w:type="page"/>
      </w:r>
    </w:p>
    <w:p w:rsidR="00D105A0" w:rsidRDefault="00D105A0" w:rsidP="00D05C75">
      <w:pPr>
        <w:pStyle w:val="Titolo1"/>
      </w:pPr>
      <w:bookmarkStart w:id="82" w:name="_Toc408584676"/>
      <w:r>
        <w:lastRenderedPageBreak/>
        <w:t>Model</w:t>
      </w:r>
      <w:bookmarkEnd w:id="82"/>
    </w:p>
    <w:p w:rsidR="00351C59" w:rsidRPr="00E92FB3" w:rsidRDefault="0006597A" w:rsidP="0006597A">
      <w:pPr>
        <w:spacing w:line="360" w:lineRule="auto"/>
        <w:rPr>
          <w:lang w:val="en-US"/>
        </w:rPr>
      </w:pPr>
      <w:r>
        <w:rPr>
          <w:rStyle w:val="hps"/>
          <w:lang w:val="en"/>
        </w:rPr>
        <w:t>This chapter</w:t>
      </w:r>
      <w:r>
        <w:rPr>
          <w:lang w:val="en"/>
        </w:rPr>
        <w:t xml:space="preserve"> </w:t>
      </w:r>
      <w:r>
        <w:rPr>
          <w:rStyle w:val="hps"/>
          <w:lang w:val="en"/>
        </w:rPr>
        <w:t>will explain</w:t>
      </w:r>
      <w:r>
        <w:rPr>
          <w:lang w:val="en"/>
        </w:rPr>
        <w:t xml:space="preserve"> </w:t>
      </w:r>
      <w:del w:id="83" w:author="Roberto Pompei" w:date="2015-01-13T15:01:00Z">
        <w:r w:rsidDel="00344573">
          <w:rPr>
            <w:rStyle w:val="hps"/>
            <w:lang w:val="en"/>
          </w:rPr>
          <w:delText xml:space="preserve">all </w:delText>
        </w:r>
      </w:del>
      <w:r>
        <w:rPr>
          <w:rStyle w:val="hps"/>
          <w:lang w:val="en"/>
        </w:rPr>
        <w:t>the features</w:t>
      </w:r>
      <w:r>
        <w:rPr>
          <w:lang w:val="en"/>
        </w:rPr>
        <w:t xml:space="preserve"> </w:t>
      </w:r>
      <w:r>
        <w:rPr>
          <w:rStyle w:val="hps"/>
          <w:lang w:val="en"/>
        </w:rPr>
        <w:t>of all</w:t>
      </w:r>
      <w:del w:id="84" w:author="Roberto Pompei" w:date="2015-01-13T15:01:00Z">
        <w:r w:rsidDel="00344573">
          <w:rPr>
            <w:rStyle w:val="hps"/>
            <w:lang w:val="en"/>
          </w:rPr>
          <w:delText xml:space="preserve"> the</w:delText>
        </w:r>
      </w:del>
      <w:r>
        <w:rPr>
          <w:rStyle w:val="hps"/>
          <w:lang w:val="en"/>
        </w:rPr>
        <w:t xml:space="preserve"> projects</w:t>
      </w:r>
      <w:r>
        <w:rPr>
          <w:lang w:val="en"/>
        </w:rPr>
        <w:t xml:space="preserve"> </w:t>
      </w:r>
      <w:r>
        <w:rPr>
          <w:rStyle w:val="hps"/>
          <w:lang w:val="en"/>
        </w:rPr>
        <w:t>divided by</w:t>
      </w:r>
      <w:r>
        <w:rPr>
          <w:lang w:val="en"/>
        </w:rPr>
        <w:t xml:space="preserve"> </w:t>
      </w:r>
      <w:r>
        <w:rPr>
          <w:rStyle w:val="hps"/>
          <w:lang w:val="en"/>
        </w:rPr>
        <w:t>level</w:t>
      </w:r>
      <w:r>
        <w:rPr>
          <w:lang w:val="en"/>
        </w:rPr>
        <w:t>.</w:t>
      </w:r>
      <w:r>
        <w:rPr>
          <w:lang w:val="en"/>
        </w:rPr>
        <w:br/>
      </w:r>
      <w:r>
        <w:rPr>
          <w:rStyle w:val="hps"/>
          <w:lang w:val="en"/>
        </w:rPr>
        <w:t>All projects</w:t>
      </w:r>
      <w:r>
        <w:rPr>
          <w:lang w:val="en"/>
        </w:rPr>
        <w:t xml:space="preserve"> </w:t>
      </w:r>
      <w:r>
        <w:rPr>
          <w:rStyle w:val="hps"/>
          <w:lang w:val="en"/>
        </w:rPr>
        <w:t>have been created</w:t>
      </w:r>
      <w:r>
        <w:rPr>
          <w:lang w:val="en"/>
        </w:rPr>
        <w:t xml:space="preserve"> </w:t>
      </w:r>
      <w:del w:id="85" w:author="Roberto Pompei" w:date="2015-01-13T14:59:00Z">
        <w:r w:rsidDel="00344573">
          <w:rPr>
            <w:rStyle w:val="hps"/>
            <w:lang w:val="en"/>
          </w:rPr>
          <w:delText>in</w:delText>
        </w:r>
        <w:r w:rsidDel="00344573">
          <w:rPr>
            <w:lang w:val="en"/>
          </w:rPr>
          <w:delText xml:space="preserve"> </w:delText>
        </w:r>
      </w:del>
      <w:ins w:id="86" w:author="Roberto Pompei" w:date="2015-01-13T14:59:00Z">
        <w:r w:rsidR="00344573">
          <w:rPr>
            <w:rStyle w:val="hps"/>
            <w:lang w:val="en"/>
          </w:rPr>
          <w:t>with</w:t>
        </w:r>
        <w:r w:rsidR="00344573">
          <w:rPr>
            <w:lang w:val="en"/>
          </w:rPr>
          <w:t xml:space="preserve"> </w:t>
        </w:r>
      </w:ins>
      <w:r>
        <w:rPr>
          <w:rStyle w:val="hps"/>
          <w:lang w:val="en"/>
        </w:rPr>
        <w:t>.NET technology</w:t>
      </w:r>
      <w:r>
        <w:rPr>
          <w:lang w:val="en"/>
        </w:rPr>
        <w:br/>
      </w:r>
      <w:r>
        <w:rPr>
          <w:rStyle w:val="hps"/>
          <w:lang w:val="en"/>
        </w:rPr>
        <w:t>VisualStudio</w:t>
      </w:r>
      <w:r>
        <w:rPr>
          <w:lang w:val="en"/>
        </w:rPr>
        <w:t xml:space="preserve"> </w:t>
      </w:r>
      <w:r>
        <w:rPr>
          <w:rStyle w:val="hps"/>
          <w:lang w:val="en"/>
        </w:rPr>
        <w:t>2012</w:t>
      </w:r>
      <w:r>
        <w:rPr>
          <w:lang w:val="en"/>
        </w:rPr>
        <w:br/>
      </w:r>
      <w:r>
        <w:rPr>
          <w:rStyle w:val="hps"/>
          <w:lang w:val="en"/>
        </w:rPr>
        <w:t>.NET</w:t>
      </w:r>
      <w:r>
        <w:rPr>
          <w:lang w:val="en"/>
        </w:rPr>
        <w:t xml:space="preserve"> </w:t>
      </w:r>
      <w:r>
        <w:rPr>
          <w:rStyle w:val="hps"/>
          <w:lang w:val="en"/>
        </w:rPr>
        <w:t>Framework 4</w:t>
      </w:r>
      <w:r>
        <w:rPr>
          <w:lang w:val="en"/>
        </w:rPr>
        <w:br/>
      </w:r>
      <w:r>
        <w:rPr>
          <w:rStyle w:val="hps"/>
          <w:lang w:val="en"/>
        </w:rPr>
        <w:t>The C # language</w:t>
      </w:r>
    </w:p>
    <w:p w:rsidR="00D105A0" w:rsidRPr="00E92FB3" w:rsidRDefault="00D105A0" w:rsidP="00D05C75">
      <w:pPr>
        <w:pStyle w:val="Titolo2"/>
        <w:rPr>
          <w:lang w:val="en-US"/>
        </w:rPr>
      </w:pPr>
      <w:bookmarkStart w:id="87" w:name="_Toc408584677"/>
      <w:r w:rsidRPr="00E92FB3">
        <w:rPr>
          <w:lang w:val="en-US"/>
        </w:rPr>
        <w:t>View</w:t>
      </w:r>
      <w:bookmarkEnd w:id="87"/>
    </w:p>
    <w:p w:rsidR="00351C59" w:rsidRPr="00E92FB3" w:rsidRDefault="0006597A" w:rsidP="00351C59">
      <w:pPr>
        <w:rPr>
          <w:lang w:val="en-US"/>
        </w:rPr>
      </w:pPr>
      <w:r>
        <w:rPr>
          <w:rStyle w:val="hps"/>
          <w:lang w:val="en"/>
        </w:rPr>
        <w:t>This</w:t>
      </w:r>
      <w:r>
        <w:rPr>
          <w:rStyle w:val="shorttext"/>
          <w:lang w:val="en"/>
        </w:rPr>
        <w:t xml:space="preserve"> </w:t>
      </w:r>
      <w:r>
        <w:rPr>
          <w:rStyle w:val="hps"/>
          <w:lang w:val="en"/>
        </w:rPr>
        <w:t>is the level of</w:t>
      </w:r>
      <w:r>
        <w:rPr>
          <w:rStyle w:val="shorttext"/>
          <w:lang w:val="en"/>
        </w:rPr>
        <w:t xml:space="preserve"> </w:t>
      </w:r>
      <w:r>
        <w:rPr>
          <w:rStyle w:val="hps"/>
          <w:lang w:val="en"/>
        </w:rPr>
        <w:t>interfacing</w:t>
      </w:r>
      <w:r>
        <w:rPr>
          <w:rStyle w:val="shorttext"/>
          <w:lang w:val="en"/>
        </w:rPr>
        <w:t xml:space="preserve"> </w:t>
      </w:r>
      <w:r>
        <w:rPr>
          <w:rStyle w:val="hps"/>
          <w:lang w:val="en"/>
        </w:rPr>
        <w:t>with the user</w:t>
      </w:r>
      <w:r w:rsidR="00351C59" w:rsidRPr="00E92FB3">
        <w:rPr>
          <w:lang w:val="en-US"/>
        </w:rPr>
        <w:t xml:space="preserve">. </w:t>
      </w:r>
    </w:p>
    <w:p w:rsidR="008C0DB5" w:rsidRPr="00E92FB3" w:rsidRDefault="008C0DB5" w:rsidP="00351C59">
      <w:pPr>
        <w:rPr>
          <w:lang w:val="en-US"/>
        </w:rPr>
      </w:pPr>
    </w:p>
    <w:p w:rsidR="00D105A0" w:rsidRPr="00E92FB3" w:rsidRDefault="00D105A0" w:rsidP="00D05C75">
      <w:pPr>
        <w:pStyle w:val="Titolo3"/>
        <w:rPr>
          <w:lang w:val="en-US"/>
        </w:rPr>
      </w:pPr>
      <w:bookmarkStart w:id="88" w:name="_Toc408584678"/>
      <w:r w:rsidRPr="00E92FB3">
        <w:rPr>
          <w:lang w:val="en-US"/>
        </w:rPr>
        <w:t>OnTheFly</w:t>
      </w:r>
      <w:bookmarkEnd w:id="88"/>
    </w:p>
    <w:p w:rsidR="008C0DB5" w:rsidRPr="00E92FB3" w:rsidRDefault="008C0DB5" w:rsidP="00134F1F">
      <w:pPr>
        <w:rPr>
          <w:lang w:val="en-US"/>
        </w:rPr>
      </w:pPr>
    </w:p>
    <w:p w:rsidR="0006597A" w:rsidRDefault="0006597A" w:rsidP="0006597A">
      <w:pPr>
        <w:spacing w:before="0" w:after="0" w:line="240" w:lineRule="auto"/>
        <w:rPr>
          <w:rStyle w:val="hps"/>
          <w:lang w:val="en"/>
        </w:rPr>
      </w:pPr>
      <w:r w:rsidRPr="0006597A">
        <w:rPr>
          <w:rStyle w:val="hps"/>
          <w:lang w:val="en"/>
        </w:rPr>
        <w:t>This</w:t>
      </w:r>
      <w:r w:rsidRPr="0006597A">
        <w:rPr>
          <w:lang w:val="en"/>
        </w:rPr>
        <w:t xml:space="preserve"> </w:t>
      </w:r>
      <w:r w:rsidRPr="0006597A">
        <w:rPr>
          <w:rStyle w:val="hps"/>
          <w:lang w:val="en"/>
        </w:rPr>
        <w:t>is the starting point</w:t>
      </w:r>
      <w:r w:rsidRPr="0006597A">
        <w:rPr>
          <w:lang w:val="en"/>
        </w:rPr>
        <w:t xml:space="preserve"> </w:t>
      </w:r>
      <w:r w:rsidRPr="0006597A">
        <w:rPr>
          <w:rStyle w:val="hps"/>
          <w:lang w:val="en"/>
        </w:rPr>
        <w:t>of the whole application</w:t>
      </w:r>
      <w:ins w:id="89" w:author="Roberto Pompei" w:date="2015-01-13T15:16:00Z">
        <w:r w:rsidR="00315260">
          <w:rPr>
            <w:rStyle w:val="hps"/>
            <w:lang w:val="en"/>
          </w:rPr>
          <w:t>. this</w:t>
        </w:r>
      </w:ins>
      <w:r w:rsidRPr="0006597A">
        <w:rPr>
          <w:lang w:val="en"/>
        </w:rPr>
        <w:t xml:space="preserve"> </w:t>
      </w:r>
      <w:del w:id="90" w:author="Roberto Pompei" w:date="2015-01-13T15:16:00Z">
        <w:r w:rsidRPr="0006597A" w:rsidDel="00315260">
          <w:rPr>
            <w:rStyle w:val="hps"/>
            <w:lang w:val="en"/>
          </w:rPr>
          <w:delText>is</w:delText>
        </w:r>
        <w:r w:rsidRPr="0006597A" w:rsidDel="00315260">
          <w:rPr>
            <w:lang w:val="en"/>
          </w:rPr>
          <w:delText xml:space="preserve"> </w:delText>
        </w:r>
        <w:r w:rsidRPr="0006597A" w:rsidDel="00315260">
          <w:rPr>
            <w:rStyle w:val="hps"/>
            <w:lang w:val="en"/>
          </w:rPr>
          <w:delText xml:space="preserve">a </w:delText>
        </w:r>
      </w:del>
      <w:r w:rsidRPr="0006597A">
        <w:rPr>
          <w:rStyle w:val="hps"/>
          <w:lang w:val="en"/>
        </w:rPr>
        <w:t>project</w:t>
      </w:r>
      <w:del w:id="91" w:author="Roberto Pompei" w:date="2015-01-13T15:16:00Z">
        <w:r w:rsidRPr="0006597A" w:rsidDel="00315260">
          <w:rPr>
            <w:lang w:val="en"/>
          </w:rPr>
          <w:delText xml:space="preserve"> </w:delText>
        </w:r>
        <w:r w:rsidRPr="0006597A" w:rsidDel="00315260">
          <w:rPr>
            <w:rStyle w:val="hps"/>
            <w:lang w:val="en"/>
          </w:rPr>
          <w:delText>that</w:delText>
        </w:r>
      </w:del>
      <w:r w:rsidRPr="0006597A">
        <w:rPr>
          <w:lang w:val="en"/>
        </w:rPr>
        <w:t xml:space="preserve"> </w:t>
      </w:r>
      <w:r w:rsidRPr="0006597A">
        <w:rPr>
          <w:rStyle w:val="hps"/>
          <w:lang w:val="en"/>
        </w:rPr>
        <w:t>has</w:t>
      </w:r>
      <w:r w:rsidRPr="0006597A">
        <w:rPr>
          <w:lang w:val="en"/>
        </w:rPr>
        <w:t xml:space="preserve"> </w:t>
      </w:r>
      <w:r w:rsidRPr="0006597A">
        <w:rPr>
          <w:rStyle w:val="hps"/>
          <w:lang w:val="en"/>
        </w:rPr>
        <w:t>two</w:t>
      </w:r>
      <w:r w:rsidRPr="0006597A">
        <w:rPr>
          <w:lang w:val="en"/>
        </w:rPr>
        <w:t xml:space="preserve"> </w:t>
      </w:r>
      <w:del w:id="92" w:author="Roberto Pompei" w:date="2015-01-13T15:16:00Z">
        <w:r w:rsidRPr="0006597A" w:rsidDel="00315260">
          <w:rPr>
            <w:rStyle w:val="hps"/>
            <w:lang w:val="en"/>
          </w:rPr>
          <w:delText>functions</w:delText>
        </w:r>
        <w:r w:rsidRPr="0006597A" w:rsidDel="00315260">
          <w:rPr>
            <w:lang w:val="en"/>
          </w:rPr>
          <w:delText xml:space="preserve"> </w:delText>
        </w:r>
      </w:del>
      <w:r w:rsidRPr="0006597A">
        <w:rPr>
          <w:rStyle w:val="hps"/>
          <w:lang w:val="en"/>
        </w:rPr>
        <w:t>Asp.Net</w:t>
      </w:r>
      <w:ins w:id="93" w:author="Roberto Pompei" w:date="2015-01-13T15:16:00Z">
        <w:r w:rsidR="00315260">
          <w:rPr>
            <w:rStyle w:val="hps"/>
            <w:lang w:val="en"/>
          </w:rPr>
          <w:t xml:space="preserve"> </w:t>
        </w:r>
        <w:r w:rsidR="00315260" w:rsidRPr="0006597A">
          <w:rPr>
            <w:rStyle w:val="hps"/>
            <w:lang w:val="en"/>
          </w:rPr>
          <w:t>functions</w:t>
        </w:r>
        <w:r w:rsidR="00315260">
          <w:rPr>
            <w:rStyle w:val="hps"/>
            <w:lang w:val="en"/>
          </w:rPr>
          <w:t>:</w:t>
        </w:r>
      </w:ins>
    </w:p>
    <w:p w:rsidR="0006597A" w:rsidRPr="00E92FB3" w:rsidRDefault="0006597A" w:rsidP="0006597A">
      <w:pPr>
        <w:spacing w:before="0" w:after="0" w:line="240" w:lineRule="auto"/>
        <w:rPr>
          <w:rStyle w:val="hps"/>
          <w:lang w:val="en-US"/>
        </w:rPr>
      </w:pPr>
    </w:p>
    <w:p w:rsidR="0006597A" w:rsidRPr="00E92FB3" w:rsidRDefault="0006597A" w:rsidP="0006597A">
      <w:pPr>
        <w:pStyle w:val="Paragrafoelenco"/>
        <w:numPr>
          <w:ilvl w:val="0"/>
          <w:numId w:val="7"/>
        </w:numPr>
        <w:spacing w:before="0" w:after="0" w:line="240" w:lineRule="auto"/>
        <w:rPr>
          <w:lang w:val="en-US"/>
        </w:rPr>
      </w:pPr>
      <w:r w:rsidRPr="00E92FB3">
        <w:rPr>
          <w:lang w:val="en-US"/>
        </w:rPr>
        <w:t>Show</w:t>
      </w:r>
      <w:ins w:id="94" w:author="Roberto Pompei" w:date="2015-01-13T15:32:00Z">
        <w:r w:rsidR="002F4A64">
          <w:rPr>
            <w:lang w:val="en-US"/>
          </w:rPr>
          <w:t xml:space="preserve"> to</w:t>
        </w:r>
      </w:ins>
      <w:r w:rsidRPr="00E92FB3">
        <w:rPr>
          <w:lang w:val="en-US"/>
        </w:rPr>
        <w:t xml:space="preserve"> the user a Welcome Page where </w:t>
      </w:r>
      <w:ins w:id="95" w:author="Roberto Pompei" w:date="2015-01-13T15:32:00Z">
        <w:r w:rsidR="002F4A64">
          <w:rPr>
            <w:lang w:val="en-US"/>
          </w:rPr>
          <w:t xml:space="preserve">he </w:t>
        </w:r>
      </w:ins>
      <w:r w:rsidRPr="00E92FB3">
        <w:rPr>
          <w:lang w:val="en-US"/>
        </w:rPr>
        <w:t>can see the addresses of etrypoint application</w:t>
      </w:r>
      <w:ins w:id="96" w:author="Roberto Pompei" w:date="2015-01-13T15:32:00Z">
        <w:r w:rsidR="002F4A64">
          <w:rPr>
            <w:lang w:val="en-US"/>
          </w:rPr>
          <w:t xml:space="preserve"> </w:t>
        </w:r>
      </w:ins>
      <w:del w:id="97" w:author="Roberto Pompei" w:date="2015-01-13T15:32:00Z">
        <w:r w:rsidRPr="00E92FB3" w:rsidDel="002F4A64">
          <w:rPr>
            <w:lang w:val="en-US"/>
          </w:rPr>
          <w:delText>,</w:delText>
        </w:r>
      </w:del>
      <w:r w:rsidRPr="00E92FB3">
        <w:rPr>
          <w:lang w:val="en-US"/>
        </w:rPr>
        <w:t xml:space="preserve"> </w:t>
      </w:r>
      <w:ins w:id="98" w:author="Roberto Pompei" w:date="2015-01-13T15:32:00Z">
        <w:r w:rsidR="002F4A64">
          <w:rPr>
            <w:lang w:val="en-US"/>
          </w:rPr>
          <w:t xml:space="preserve">and he can </w:t>
        </w:r>
      </w:ins>
      <w:r w:rsidRPr="00E92FB3">
        <w:rPr>
          <w:lang w:val="en-US"/>
        </w:rPr>
        <w:t>download manuals and test client.</w:t>
      </w:r>
    </w:p>
    <w:p w:rsidR="00351C59" w:rsidRPr="00E92FB3" w:rsidRDefault="0006597A" w:rsidP="0006597A">
      <w:pPr>
        <w:pStyle w:val="Paragrafoelenco"/>
        <w:spacing w:before="0" w:after="0" w:line="240" w:lineRule="auto"/>
        <w:rPr>
          <w:lang w:val="en-US"/>
        </w:rPr>
      </w:pPr>
      <w:r w:rsidRPr="00E92FB3">
        <w:rPr>
          <w:lang w:val="en-US"/>
        </w:rPr>
        <w:t>In the Default.aspx page</w:t>
      </w:r>
      <w:del w:id="99" w:author="Roberto Pompei" w:date="2015-01-13T15:33:00Z">
        <w:r w:rsidRPr="00E92FB3" w:rsidDel="002F4A64">
          <w:rPr>
            <w:lang w:val="en-US"/>
          </w:rPr>
          <w:delText>,</w:delText>
        </w:r>
      </w:del>
      <w:r w:rsidRPr="00E92FB3">
        <w:rPr>
          <w:lang w:val="en-US"/>
        </w:rPr>
        <w:t xml:space="preserve"> </w:t>
      </w:r>
      <w:del w:id="100" w:author="Roberto Pompei" w:date="2015-01-13T15:32:00Z">
        <w:r w:rsidRPr="00E92FB3" w:rsidDel="002F4A64">
          <w:rPr>
            <w:lang w:val="en-US"/>
          </w:rPr>
          <w:delText>you can</w:delText>
        </w:r>
      </w:del>
      <w:ins w:id="101" w:author="Roberto Pompei" w:date="2015-01-13T15:32:00Z">
        <w:r w:rsidR="002F4A64">
          <w:rPr>
            <w:lang w:val="en-US"/>
          </w:rPr>
          <w:t>it’s possible to</w:t>
        </w:r>
      </w:ins>
      <w:r w:rsidRPr="00E92FB3">
        <w:rPr>
          <w:lang w:val="en-US"/>
        </w:rPr>
        <w:t xml:space="preserve"> change the welcome page</w:t>
      </w:r>
    </w:p>
    <w:p w:rsidR="00D95EFD" w:rsidRPr="00E92FB3" w:rsidRDefault="00D95EFD" w:rsidP="00D95EFD">
      <w:pPr>
        <w:spacing w:before="0" w:after="0" w:line="240" w:lineRule="auto"/>
        <w:ind w:left="709"/>
        <w:rPr>
          <w:lang w:val="en-US"/>
        </w:rPr>
      </w:pPr>
    </w:p>
    <w:p w:rsidR="00351C59" w:rsidRPr="00E92FB3" w:rsidRDefault="0006597A" w:rsidP="001C147A">
      <w:pPr>
        <w:pStyle w:val="Paragrafoelenco"/>
        <w:numPr>
          <w:ilvl w:val="0"/>
          <w:numId w:val="7"/>
        </w:numPr>
        <w:rPr>
          <w:lang w:val="en-US"/>
        </w:rPr>
      </w:pPr>
      <w:del w:id="102" w:author="Roberto Pompei" w:date="2015-01-13T15:34:00Z">
        <w:r w:rsidRPr="00E92FB3" w:rsidDel="002F4A64">
          <w:rPr>
            <w:lang w:val="en-US"/>
          </w:rPr>
          <w:delText>Make</w:delText>
        </w:r>
        <w:r w:rsidR="00351C59" w:rsidRPr="00E92FB3" w:rsidDel="002F4A64">
          <w:rPr>
            <w:lang w:val="en-US"/>
          </w:rPr>
          <w:delText xml:space="preserve"> </w:delText>
        </w:r>
      </w:del>
      <w:ins w:id="103" w:author="Roberto Pompei" w:date="2015-01-13T15:34:00Z">
        <w:r w:rsidR="002F4A64">
          <w:rPr>
            <w:lang w:val="en-US"/>
          </w:rPr>
          <w:t>Create the</w:t>
        </w:r>
        <w:r w:rsidR="002F4A64" w:rsidRPr="00E92FB3">
          <w:rPr>
            <w:lang w:val="en-US"/>
          </w:rPr>
          <w:t xml:space="preserve"> </w:t>
        </w:r>
      </w:ins>
      <w:r w:rsidRPr="00E92FB3">
        <w:rPr>
          <w:lang w:val="en-US"/>
        </w:rPr>
        <w:t xml:space="preserve">services with </w:t>
      </w:r>
      <w:r w:rsidR="00351C59" w:rsidRPr="00E92FB3">
        <w:rPr>
          <w:lang w:val="en-US"/>
        </w:rPr>
        <w:t>Windows Comunication Foundation</w:t>
      </w:r>
      <w:r w:rsidRPr="00E92FB3">
        <w:rPr>
          <w:lang w:val="en-US"/>
        </w:rPr>
        <w:t xml:space="preserve"> tecnology</w:t>
      </w:r>
    </w:p>
    <w:p w:rsidR="00D95EFD" w:rsidRPr="00E92FB3" w:rsidRDefault="002F4A64" w:rsidP="00D95EFD">
      <w:pPr>
        <w:rPr>
          <w:lang w:val="en-US"/>
        </w:rPr>
      </w:pPr>
      <w:ins w:id="104" w:author="Roberto Pompei" w:date="2015-01-13T15:34:00Z">
        <w:r>
          <w:rPr>
            <w:lang w:val="en-US"/>
          </w:rPr>
          <w:t xml:space="preserve">The </w:t>
        </w:r>
      </w:ins>
      <w:del w:id="105" w:author="Roberto Pompei" w:date="2015-01-13T15:34:00Z">
        <w:r w:rsidR="0006597A" w:rsidRPr="00E92FB3" w:rsidDel="002F4A64">
          <w:rPr>
            <w:lang w:val="en-US"/>
          </w:rPr>
          <w:delText>M</w:delText>
        </w:r>
      </w:del>
      <w:ins w:id="106" w:author="Roberto Pompei" w:date="2015-01-13T15:34:00Z">
        <w:r>
          <w:rPr>
            <w:lang w:val="en-US"/>
          </w:rPr>
          <w:t>m</w:t>
        </w:r>
      </w:ins>
      <w:r w:rsidR="0006597A" w:rsidRPr="00E92FB3">
        <w:rPr>
          <w:lang w:val="en-US"/>
        </w:rPr>
        <w:t>ost important</w:t>
      </w:r>
      <w:ins w:id="107" w:author="Roberto Pompei" w:date="2015-01-13T15:34:00Z">
        <w:r>
          <w:rPr>
            <w:lang w:val="en-US"/>
          </w:rPr>
          <w:t xml:space="preserve"> thing</w:t>
        </w:r>
      </w:ins>
      <w:r w:rsidR="0006597A" w:rsidRPr="00E92FB3">
        <w:rPr>
          <w:lang w:val="en-US"/>
        </w:rPr>
        <w:t xml:space="preserve"> in this project is</w:t>
      </w:r>
      <w:r w:rsidR="00D95EFD" w:rsidRPr="00E92FB3">
        <w:rPr>
          <w:lang w:val="en-US"/>
        </w:rPr>
        <w:t>:</w:t>
      </w:r>
    </w:p>
    <w:p w:rsidR="00D95EFD" w:rsidRPr="002F4A64" w:rsidRDefault="00D95EFD" w:rsidP="00D95EFD">
      <w:pPr>
        <w:rPr>
          <w:lang w:val="en-US"/>
          <w:rPrChange w:id="108" w:author="Roberto Pompei" w:date="2015-01-13T15:36:00Z">
            <w:rPr/>
          </w:rPrChange>
        </w:rPr>
      </w:pPr>
      <w:r w:rsidRPr="00E92FB3">
        <w:rPr>
          <w:lang w:val="en-US"/>
        </w:rPr>
        <w:t xml:space="preserve"> </w:t>
      </w:r>
      <w:r w:rsidR="0006597A" w:rsidRPr="00E92FB3">
        <w:rPr>
          <w:lang w:val="en-US"/>
        </w:rPr>
        <w:t xml:space="preserve">the </w:t>
      </w:r>
      <w:r w:rsidRPr="00E92FB3">
        <w:rPr>
          <w:u w:val="single"/>
          <w:lang w:val="en-US"/>
        </w:rPr>
        <w:t>WebConfig</w:t>
      </w:r>
      <w:del w:id="109" w:author="Roberto Pompei" w:date="2015-01-13T15:35:00Z">
        <w:r w:rsidRPr="00E92FB3" w:rsidDel="002F4A64">
          <w:rPr>
            <w:lang w:val="en-US"/>
          </w:rPr>
          <w:delText>,</w:delText>
        </w:r>
      </w:del>
      <w:r w:rsidRPr="00E92FB3">
        <w:rPr>
          <w:lang w:val="en-US"/>
        </w:rPr>
        <w:t xml:space="preserve"> </w:t>
      </w:r>
      <w:r w:rsidR="0006597A">
        <w:rPr>
          <w:rStyle w:val="hps"/>
          <w:lang w:val="en"/>
        </w:rPr>
        <w:t xml:space="preserve">that </w:t>
      </w:r>
      <w:del w:id="110" w:author="Roberto Pompei" w:date="2015-01-13T15:35:00Z">
        <w:r w:rsidR="0006597A" w:rsidDel="002F4A64">
          <w:rPr>
            <w:rStyle w:val="hps"/>
            <w:lang w:val="en"/>
          </w:rPr>
          <w:delText>goes</w:delText>
        </w:r>
        <w:r w:rsidR="0006597A" w:rsidDel="002F4A64">
          <w:rPr>
            <w:lang w:val="en"/>
          </w:rPr>
          <w:delText xml:space="preserve"> </w:delText>
        </w:r>
      </w:del>
      <w:ins w:id="111" w:author="Roberto Pompei" w:date="2015-01-13T15:35:00Z">
        <w:r w:rsidR="002F4A64">
          <w:rPr>
            <w:rStyle w:val="hps"/>
            <w:lang w:val="en"/>
          </w:rPr>
          <w:t>is</w:t>
        </w:r>
        <w:r w:rsidR="002F4A64">
          <w:rPr>
            <w:lang w:val="en"/>
          </w:rPr>
          <w:t xml:space="preserve"> </w:t>
        </w:r>
      </w:ins>
      <w:r w:rsidR="0006597A">
        <w:rPr>
          <w:rStyle w:val="hps"/>
          <w:lang w:val="en"/>
        </w:rPr>
        <w:t>called from</w:t>
      </w:r>
      <w:r w:rsidR="0006597A">
        <w:rPr>
          <w:lang w:val="en"/>
        </w:rPr>
        <w:t xml:space="preserve"> </w:t>
      </w:r>
      <w:r w:rsidR="0006597A">
        <w:rPr>
          <w:rStyle w:val="hps"/>
          <w:lang w:val="en"/>
        </w:rPr>
        <w:t>IIS</w:t>
      </w:r>
      <w:r w:rsidR="0006597A">
        <w:rPr>
          <w:lang w:val="en"/>
        </w:rPr>
        <w:t xml:space="preserve"> </w:t>
      </w:r>
      <w:r w:rsidR="0006597A">
        <w:rPr>
          <w:rStyle w:val="hps"/>
          <w:lang w:val="en"/>
        </w:rPr>
        <w:t>during installation</w:t>
      </w:r>
      <w:r w:rsidR="0006597A">
        <w:rPr>
          <w:lang w:val="en"/>
        </w:rPr>
        <w:t xml:space="preserve">. </w:t>
      </w:r>
      <w:ins w:id="112" w:author="Roberto Pompei" w:date="2015-01-13T15:36:00Z">
        <w:r w:rsidR="002F4A64">
          <w:rPr>
            <w:lang w:val="en"/>
          </w:rPr>
          <w:t xml:space="preserve">In </w:t>
        </w:r>
      </w:ins>
      <w:del w:id="113" w:author="Roberto Pompei" w:date="2015-01-13T15:36:00Z">
        <w:r w:rsidR="0006597A" w:rsidDel="002F4A64">
          <w:rPr>
            <w:rStyle w:val="hps"/>
            <w:lang w:val="en"/>
          </w:rPr>
          <w:delText>T</w:delText>
        </w:r>
      </w:del>
      <w:ins w:id="114" w:author="Roberto Pompei" w:date="2015-01-13T15:36:00Z">
        <w:r w:rsidR="002F4A64">
          <w:rPr>
            <w:rStyle w:val="hps"/>
            <w:lang w:val="en"/>
          </w:rPr>
          <w:t>t</w:t>
        </w:r>
      </w:ins>
      <w:r w:rsidR="0006597A">
        <w:rPr>
          <w:rStyle w:val="hps"/>
          <w:lang w:val="en"/>
        </w:rPr>
        <w:t>his file</w:t>
      </w:r>
      <w:r w:rsidR="0006597A">
        <w:rPr>
          <w:lang w:val="en"/>
        </w:rPr>
        <w:t xml:space="preserve"> </w:t>
      </w:r>
      <w:ins w:id="115" w:author="Roberto Pompei" w:date="2015-01-13T15:36:00Z">
        <w:r w:rsidR="002F4A64">
          <w:rPr>
            <w:lang w:val="en"/>
          </w:rPr>
          <w:t xml:space="preserve">are </w:t>
        </w:r>
      </w:ins>
      <w:r w:rsidR="0006597A">
        <w:rPr>
          <w:rStyle w:val="hps"/>
          <w:lang w:val="en"/>
        </w:rPr>
        <w:t>specified</w:t>
      </w:r>
      <w:r w:rsidRPr="002F4A64">
        <w:rPr>
          <w:lang w:val="en-US"/>
          <w:rPrChange w:id="116" w:author="Roberto Pompei" w:date="2015-01-13T15:36:00Z">
            <w:rPr/>
          </w:rPrChange>
        </w:rPr>
        <w:t>:</w:t>
      </w:r>
    </w:p>
    <w:p w:rsidR="00D95EFD" w:rsidRPr="00E92FB3" w:rsidRDefault="0006597A" w:rsidP="001C147A">
      <w:pPr>
        <w:pStyle w:val="Paragrafoelenco"/>
        <w:numPr>
          <w:ilvl w:val="0"/>
          <w:numId w:val="8"/>
        </w:numPr>
        <w:rPr>
          <w:rFonts w:ascii="Consolas" w:hAnsi="Consolas" w:cs="Consolas"/>
          <w:color w:val="0000FF"/>
          <w:lang w:val="en-US"/>
        </w:rPr>
      </w:pPr>
      <w:r w:rsidRPr="00E92FB3">
        <w:rPr>
          <w:lang w:val="en-US"/>
        </w:rPr>
        <w:t>The</w:t>
      </w:r>
      <w:r w:rsidR="00D95EFD" w:rsidRPr="00E92FB3">
        <w:rPr>
          <w:lang w:val="en-US"/>
        </w:rPr>
        <w:t xml:space="preserve"> </w:t>
      </w:r>
      <w:r w:rsidR="00D95EFD" w:rsidRPr="00E92FB3">
        <w:rPr>
          <w:rFonts w:ascii="Consolas" w:hAnsi="Consolas" w:cs="Consolas"/>
          <w:color w:val="A31515"/>
          <w:highlight w:val="white"/>
          <w:lang w:val="en-US"/>
        </w:rPr>
        <w:t>uri</w:t>
      </w:r>
      <w:r w:rsidR="00D95EFD" w:rsidRPr="00E92FB3">
        <w:rPr>
          <w:rFonts w:ascii="Consolas" w:hAnsi="Consolas" w:cs="Consolas"/>
          <w:color w:val="A31515"/>
          <w:lang w:val="en-US"/>
        </w:rPr>
        <w:t xml:space="preserve"> </w:t>
      </w:r>
      <w:r w:rsidR="00D95EFD" w:rsidRPr="00E92FB3">
        <w:rPr>
          <w:rFonts w:ascii="Consolas" w:hAnsi="Consolas" w:cs="Consolas"/>
          <w:color w:val="A31515"/>
          <w:highlight w:val="white"/>
          <w:lang w:val="en-US"/>
        </w:rPr>
        <w:t>schemeSettings</w:t>
      </w:r>
      <w:r w:rsidR="00D95EFD" w:rsidRPr="00E92FB3">
        <w:rPr>
          <w:rFonts w:ascii="Consolas" w:hAnsi="Consolas" w:cs="Consolas"/>
          <w:color w:val="A31515"/>
          <w:lang w:val="en-US"/>
        </w:rPr>
        <w:t xml:space="preserve"> </w:t>
      </w:r>
      <w:r>
        <w:rPr>
          <w:rStyle w:val="hps"/>
          <w:lang w:val="en"/>
        </w:rPr>
        <w:t>that</w:t>
      </w:r>
      <w:r>
        <w:rPr>
          <w:rStyle w:val="shorttext"/>
          <w:lang w:val="en"/>
        </w:rPr>
        <w:t xml:space="preserve"> </w:t>
      </w:r>
      <w:r>
        <w:rPr>
          <w:rStyle w:val="hps"/>
          <w:lang w:val="en"/>
        </w:rPr>
        <w:t>must have</w:t>
      </w:r>
      <w:r>
        <w:rPr>
          <w:rStyle w:val="shorttext"/>
          <w:lang w:val="en"/>
        </w:rPr>
        <w:t xml:space="preserve"> </w:t>
      </w:r>
      <w:r>
        <w:rPr>
          <w:rStyle w:val="hps"/>
          <w:lang w:val="en"/>
        </w:rPr>
        <w:t>the option</w:t>
      </w:r>
      <w:r w:rsidRPr="00E92FB3">
        <w:rPr>
          <w:rFonts w:ascii="Consolas" w:hAnsi="Consolas" w:cs="Consolas"/>
          <w:color w:val="0000FF"/>
          <w:highlight w:val="white"/>
          <w:lang w:val="en-US"/>
        </w:rPr>
        <w:t xml:space="preserve"> </w:t>
      </w:r>
      <w:r w:rsidR="00D95EFD" w:rsidRPr="00E92FB3">
        <w:rPr>
          <w:rFonts w:ascii="Consolas" w:hAnsi="Consolas" w:cs="Consolas"/>
          <w:color w:val="0000FF"/>
          <w:highlight w:val="white"/>
          <w:lang w:val="en-US"/>
        </w:rPr>
        <w:t>DontUnescapePathDotsAndSlashes</w:t>
      </w:r>
      <w:r w:rsidR="00D95EFD" w:rsidRPr="00E92FB3">
        <w:rPr>
          <w:rFonts w:ascii="Consolas" w:hAnsi="Consolas" w:cs="Consolas"/>
          <w:color w:val="0000FF"/>
          <w:lang w:val="en-US"/>
        </w:rPr>
        <w:t>.</w:t>
      </w:r>
    </w:p>
    <w:p w:rsidR="00D95EFD" w:rsidRPr="00E92FB3" w:rsidRDefault="00D95EFD" w:rsidP="001C147A">
      <w:pPr>
        <w:pStyle w:val="Paragrafoelenco"/>
        <w:numPr>
          <w:ilvl w:val="0"/>
          <w:numId w:val="8"/>
        </w:numPr>
        <w:rPr>
          <w:rFonts w:ascii="Consolas" w:hAnsi="Consolas" w:cs="Consolas"/>
          <w:color w:val="FF0000"/>
          <w:lang w:val="en-US"/>
        </w:rPr>
      </w:pPr>
      <w:r w:rsidRPr="00E92FB3">
        <w:rPr>
          <w:lang w:val="en-US"/>
        </w:rPr>
        <w:t>The</w:t>
      </w:r>
      <w:r w:rsidRPr="00E92FB3">
        <w:rPr>
          <w:rFonts w:ascii="Consolas" w:hAnsi="Consolas" w:cs="Consolas"/>
          <w:color w:val="A31515"/>
          <w:highlight w:val="white"/>
          <w:lang w:val="en-US"/>
        </w:rPr>
        <w:t xml:space="preserve"> system.webServer</w:t>
      </w:r>
      <w:r w:rsidRPr="00E92FB3">
        <w:rPr>
          <w:rFonts w:ascii="Consolas" w:hAnsi="Consolas" w:cs="Consolas"/>
          <w:color w:val="A31515"/>
          <w:lang w:val="en-US"/>
        </w:rPr>
        <w:t xml:space="preserve"> </w:t>
      </w:r>
      <w:r w:rsidRPr="00E92FB3">
        <w:rPr>
          <w:rFonts w:ascii="Consolas" w:hAnsi="Consolas" w:cs="Consolas"/>
          <w:color w:val="A31515"/>
          <w:highlight w:val="white"/>
          <w:lang w:val="en-US"/>
        </w:rPr>
        <w:t>security</w:t>
      </w:r>
      <w:r w:rsidRPr="00E92FB3">
        <w:rPr>
          <w:rFonts w:ascii="Consolas" w:hAnsi="Consolas" w:cs="Consolas"/>
          <w:color w:val="A31515"/>
          <w:lang w:val="en-US"/>
        </w:rPr>
        <w:t xml:space="preserve"> </w:t>
      </w:r>
      <w:r w:rsidR="0006597A">
        <w:rPr>
          <w:rStyle w:val="hps"/>
          <w:lang w:val="en"/>
        </w:rPr>
        <w:t>that</w:t>
      </w:r>
      <w:r w:rsidR="0006597A">
        <w:rPr>
          <w:rStyle w:val="shorttext"/>
          <w:lang w:val="en"/>
        </w:rPr>
        <w:t xml:space="preserve"> </w:t>
      </w:r>
      <w:r w:rsidR="0006597A">
        <w:rPr>
          <w:rStyle w:val="hps"/>
          <w:lang w:val="en"/>
        </w:rPr>
        <w:t>should</w:t>
      </w:r>
      <w:r w:rsidR="0006597A">
        <w:rPr>
          <w:rStyle w:val="shorttext"/>
          <w:lang w:val="en"/>
        </w:rPr>
        <w:t xml:space="preserve"> </w:t>
      </w:r>
      <w:r w:rsidR="0006597A">
        <w:rPr>
          <w:rStyle w:val="hps"/>
          <w:lang w:val="en"/>
        </w:rPr>
        <w:t xml:space="preserve">allow </w:t>
      </w:r>
      <w:r w:rsidRPr="00E92FB3">
        <w:rPr>
          <w:rFonts w:ascii="Consolas" w:hAnsi="Consolas" w:cs="Consolas"/>
          <w:color w:val="FF0000"/>
          <w:highlight w:val="white"/>
          <w:lang w:val="en-US"/>
        </w:rPr>
        <w:t>DoubleEscaping</w:t>
      </w:r>
    </w:p>
    <w:p w:rsidR="00D95EFD" w:rsidRPr="00D95EFD" w:rsidRDefault="00D95EFD" w:rsidP="001C147A">
      <w:pPr>
        <w:pStyle w:val="Paragrafoelenco"/>
        <w:numPr>
          <w:ilvl w:val="0"/>
          <w:numId w:val="8"/>
        </w:numPr>
      </w:pPr>
      <w:r w:rsidRPr="00D95EFD">
        <w:t>The</w:t>
      </w:r>
      <w:r w:rsidRPr="00D95EFD">
        <w:rPr>
          <w:rFonts w:ascii="Consolas" w:hAnsi="Consolas" w:cs="Consolas"/>
          <w:color w:val="FF0000"/>
        </w:rPr>
        <w:t xml:space="preserve"> </w:t>
      </w:r>
      <w:r w:rsidR="0006597A" w:rsidRPr="0006597A">
        <w:t>r</w:t>
      </w:r>
      <w:r w:rsidRPr="00D95EFD">
        <w:t xml:space="preserve">outing </w:t>
      </w:r>
      <w:r w:rsidR="0006597A">
        <w:t>settings</w:t>
      </w:r>
    </w:p>
    <w:p w:rsidR="00D95EFD" w:rsidRPr="00E92FB3" w:rsidRDefault="00D95EFD" w:rsidP="001C147A">
      <w:pPr>
        <w:pStyle w:val="Paragrafoelenco"/>
        <w:numPr>
          <w:ilvl w:val="0"/>
          <w:numId w:val="8"/>
        </w:numPr>
        <w:rPr>
          <w:rFonts w:ascii="Consolas" w:hAnsi="Consolas" w:cs="Consolas"/>
          <w:color w:val="FF0000"/>
          <w:lang w:val="en-US"/>
        </w:rPr>
      </w:pPr>
      <w:r w:rsidRPr="00E92FB3">
        <w:rPr>
          <w:lang w:val="en-US"/>
        </w:rPr>
        <w:t>The</w:t>
      </w:r>
      <w:r w:rsidRPr="00E92FB3">
        <w:rPr>
          <w:rFonts w:ascii="Consolas" w:hAnsi="Consolas" w:cs="Consolas"/>
          <w:color w:val="FF0000"/>
          <w:highlight w:val="white"/>
          <w:lang w:val="en-US"/>
        </w:rPr>
        <w:t xml:space="preserve"> </w:t>
      </w:r>
      <w:r w:rsidRPr="00E92FB3">
        <w:rPr>
          <w:rFonts w:ascii="Consolas" w:hAnsi="Consolas" w:cs="Consolas"/>
          <w:color w:val="A31515"/>
          <w:highlight w:val="white"/>
          <w:lang w:val="en-US"/>
        </w:rPr>
        <w:t xml:space="preserve">system.serviceModel </w:t>
      </w:r>
      <w:r w:rsidR="0006597A">
        <w:rPr>
          <w:rStyle w:val="hps"/>
          <w:lang w:val="en"/>
        </w:rPr>
        <w:t>that</w:t>
      </w:r>
      <w:r w:rsidR="0006597A">
        <w:rPr>
          <w:rStyle w:val="shorttext"/>
          <w:lang w:val="en"/>
        </w:rPr>
        <w:t xml:space="preserve"> </w:t>
      </w:r>
      <w:r w:rsidR="0006597A">
        <w:rPr>
          <w:rStyle w:val="hps"/>
          <w:lang w:val="en"/>
        </w:rPr>
        <w:t>must have</w:t>
      </w:r>
      <w:r w:rsidR="0006597A">
        <w:rPr>
          <w:rStyle w:val="shorttext"/>
          <w:lang w:val="en"/>
        </w:rPr>
        <w:t xml:space="preserve"> </w:t>
      </w:r>
      <w:r w:rsidRPr="00E92FB3">
        <w:rPr>
          <w:rFonts w:ascii="Consolas" w:hAnsi="Consolas" w:cs="Consolas"/>
          <w:color w:val="FF0000"/>
          <w:highlight w:val="white"/>
          <w:lang w:val="en-US"/>
        </w:rPr>
        <w:t>aspNetCompatibilityEnabled</w:t>
      </w:r>
    </w:p>
    <w:p w:rsidR="0006597A" w:rsidRPr="00E92FB3" w:rsidRDefault="006D3E38" w:rsidP="0006597A">
      <w:pPr>
        <w:rPr>
          <w:rStyle w:val="hps"/>
          <w:lang w:val="en-US"/>
        </w:rPr>
      </w:pPr>
      <w:ins w:id="117" w:author="Roberto Pompei" w:date="2015-01-13T15:37:00Z">
        <w:r w:rsidRPr="006D3E38">
          <w:rPr>
            <w:rStyle w:val="hps"/>
            <w:lang w:val="en"/>
          </w:rPr>
          <w:t>There are other settings that are used for a correct application working</w:t>
        </w:r>
      </w:ins>
      <w:del w:id="118" w:author="Roberto Pompei" w:date="2015-01-13T15:37:00Z">
        <w:r w:rsidR="0006597A" w:rsidRPr="0006597A" w:rsidDel="006D3E38">
          <w:rPr>
            <w:rStyle w:val="hps"/>
            <w:lang w:val="en"/>
          </w:rPr>
          <w:delText>And other settings that are used for application to work correctly</w:delText>
        </w:r>
      </w:del>
    </w:p>
    <w:p w:rsidR="0006597A" w:rsidRPr="00E92FB3" w:rsidRDefault="0006597A" w:rsidP="0006597A">
      <w:pPr>
        <w:spacing w:before="0" w:after="0" w:line="240" w:lineRule="auto"/>
        <w:rPr>
          <w:rFonts w:ascii="Times New Roman" w:eastAsia="Times New Roman" w:hAnsi="Times New Roman" w:cs="Times New Roman"/>
          <w:sz w:val="24"/>
          <w:szCs w:val="24"/>
          <w:lang w:val="en-US" w:eastAsia="it-IT"/>
        </w:rPr>
      </w:pPr>
    </w:p>
    <w:p w:rsidR="000801AD" w:rsidRPr="00E92FB3" w:rsidRDefault="0006597A" w:rsidP="00D95EFD">
      <w:pPr>
        <w:rPr>
          <w:rFonts w:ascii="Consolas" w:hAnsi="Consolas" w:cs="Consolas"/>
          <w:color w:val="A31515"/>
          <w:sz w:val="19"/>
          <w:szCs w:val="19"/>
          <w:lang w:val="en-US"/>
        </w:rPr>
      </w:pPr>
      <w:r w:rsidRPr="00E92FB3">
        <w:rPr>
          <w:lang w:val="en-US"/>
        </w:rPr>
        <w:t>The</w:t>
      </w:r>
      <w:r w:rsidR="00D95EFD" w:rsidRPr="00E92FB3">
        <w:rPr>
          <w:lang w:val="en-US"/>
        </w:rPr>
        <w:t xml:space="preserve"> </w:t>
      </w:r>
      <w:r w:rsidR="00D95EFD" w:rsidRPr="00E92FB3">
        <w:rPr>
          <w:u w:val="single"/>
          <w:lang w:val="en-US"/>
        </w:rPr>
        <w:t>Global.asax</w:t>
      </w:r>
      <w:r w:rsidR="00D95EFD" w:rsidRPr="00E92FB3">
        <w:rPr>
          <w:lang w:val="en-US"/>
        </w:rPr>
        <w:t xml:space="preserve">, </w:t>
      </w:r>
      <w:del w:id="119" w:author="Roberto Pompei" w:date="2015-01-13T15:40:00Z">
        <w:r w:rsidRPr="00E92FB3" w:rsidDel="006D3E38">
          <w:rPr>
            <w:lang w:val="en-US"/>
          </w:rPr>
          <w:delText xml:space="preserve">that </w:delText>
        </w:r>
      </w:del>
      <w:r w:rsidRPr="00E92FB3">
        <w:rPr>
          <w:lang w:val="en-US"/>
        </w:rPr>
        <w:t>creates the WSDL in the way described below</w:t>
      </w:r>
      <w:ins w:id="120" w:author="Roberto Pompei" w:date="2015-01-13T15:40:00Z">
        <w:r w:rsidR="006D3E38">
          <w:rPr>
            <w:lang w:val="en-US"/>
          </w:rPr>
          <w:t xml:space="preserve"> and</w:t>
        </w:r>
      </w:ins>
      <w:del w:id="121" w:author="Roberto Pompei" w:date="2015-01-13T15:40:00Z">
        <w:r w:rsidRPr="00E92FB3" w:rsidDel="006D3E38">
          <w:rPr>
            <w:lang w:val="en-US"/>
          </w:rPr>
          <w:delText>,</w:delText>
        </w:r>
      </w:del>
      <w:r w:rsidRPr="00E92FB3">
        <w:rPr>
          <w:lang w:val="en-US"/>
        </w:rPr>
        <w:t xml:space="preserve"> is responsible for routing requests, </w:t>
      </w:r>
      <w:del w:id="122" w:author="Roberto Pompei" w:date="2015-01-13T15:42:00Z">
        <w:r w:rsidRPr="00E92FB3" w:rsidDel="006D3E38">
          <w:rPr>
            <w:lang w:val="en-US"/>
          </w:rPr>
          <w:delText xml:space="preserve">translates </w:delText>
        </w:r>
      </w:del>
      <w:ins w:id="123" w:author="Roberto Pompei" w:date="2015-01-13T15:42:00Z">
        <w:r w:rsidR="006D3E38">
          <w:rPr>
            <w:lang w:val="en-US"/>
          </w:rPr>
          <w:t>translation of</w:t>
        </w:r>
        <w:r w:rsidR="006D3E38" w:rsidRPr="00E92FB3">
          <w:rPr>
            <w:lang w:val="en-US"/>
          </w:rPr>
          <w:t xml:space="preserve"> </w:t>
        </w:r>
      </w:ins>
      <w:r w:rsidRPr="00E92FB3">
        <w:rPr>
          <w:lang w:val="en-US"/>
        </w:rPr>
        <w:t xml:space="preserve">addresses with double points and </w:t>
      </w:r>
      <w:ins w:id="124" w:author="Roberto Pompei" w:date="2015-01-13T15:42:00Z">
        <w:r w:rsidR="006D3E38">
          <w:rPr>
            <w:lang w:val="en-US"/>
          </w:rPr>
          <w:t xml:space="preserve">of </w:t>
        </w:r>
      </w:ins>
      <w:r w:rsidRPr="00E92FB3">
        <w:rPr>
          <w:lang w:val="en-US"/>
        </w:rPr>
        <w:t xml:space="preserve">addresses that end up </w:t>
      </w:r>
      <w:del w:id="125" w:author="Roberto Pompei" w:date="2015-01-13T15:43:00Z">
        <w:r w:rsidRPr="00E92FB3" w:rsidDel="006D3E38">
          <w:rPr>
            <w:lang w:val="en-US"/>
          </w:rPr>
          <w:delText xml:space="preserve">for </w:delText>
        </w:r>
      </w:del>
      <w:ins w:id="126" w:author="Roberto Pompei" w:date="2015-01-13T15:43:00Z">
        <w:r w:rsidR="006D3E38">
          <w:rPr>
            <w:lang w:val="en-US"/>
          </w:rPr>
          <w:t>with</w:t>
        </w:r>
        <w:r w:rsidR="006D3E38" w:rsidRPr="00E92FB3">
          <w:rPr>
            <w:lang w:val="en-US"/>
          </w:rPr>
          <w:t xml:space="preserve"> </w:t>
        </w:r>
      </w:ins>
      <w:del w:id="127" w:author="Roberto Pompei" w:date="2015-01-13T15:41:00Z">
        <w:r w:rsidRPr="00E92FB3" w:rsidDel="006D3E38">
          <w:rPr>
            <w:lang w:val="en-US"/>
          </w:rPr>
          <w:delText>?</w:delText>
        </w:r>
      </w:del>
      <w:r w:rsidRPr="00E92FB3">
        <w:rPr>
          <w:lang w:val="en-US"/>
        </w:rPr>
        <w:t>wsdl</w:t>
      </w:r>
      <w:r w:rsidR="00D95EFD" w:rsidRPr="00E92FB3">
        <w:rPr>
          <w:rFonts w:ascii="Consolas" w:hAnsi="Consolas" w:cs="Consolas"/>
          <w:color w:val="A31515"/>
          <w:sz w:val="19"/>
          <w:szCs w:val="19"/>
          <w:lang w:val="en-US"/>
        </w:rPr>
        <w:t xml:space="preserve"> </w:t>
      </w:r>
    </w:p>
    <w:p w:rsidR="000801AD" w:rsidRPr="00E92FB3" w:rsidRDefault="000801AD">
      <w:pPr>
        <w:rPr>
          <w:rFonts w:ascii="Consolas" w:hAnsi="Consolas" w:cs="Consolas"/>
          <w:color w:val="A31515"/>
          <w:sz w:val="19"/>
          <w:szCs w:val="19"/>
          <w:lang w:val="en-US"/>
        </w:rPr>
      </w:pPr>
      <w:r w:rsidRPr="00E92FB3">
        <w:rPr>
          <w:rFonts w:ascii="Consolas" w:hAnsi="Consolas" w:cs="Consolas"/>
          <w:color w:val="A31515"/>
          <w:sz w:val="19"/>
          <w:szCs w:val="19"/>
          <w:lang w:val="en-US"/>
        </w:rPr>
        <w:br w:type="page"/>
      </w:r>
    </w:p>
    <w:p w:rsidR="00D105A0" w:rsidRPr="00E92FB3" w:rsidRDefault="00D105A0" w:rsidP="008C0DB5">
      <w:pPr>
        <w:pStyle w:val="Sottotitolo"/>
        <w:spacing w:after="0"/>
        <w:rPr>
          <w:lang w:val="en-US"/>
        </w:rPr>
      </w:pPr>
      <w:r w:rsidRPr="00E92FB3">
        <w:rPr>
          <w:lang w:val="en-US"/>
        </w:rPr>
        <w:lastRenderedPageBreak/>
        <w:t>WSDL</w:t>
      </w:r>
      <w:r w:rsidR="0006597A" w:rsidRPr="00E92FB3">
        <w:rPr>
          <w:lang w:val="en-US"/>
        </w:rPr>
        <w:t xml:space="preserve"> Build</w:t>
      </w:r>
    </w:p>
    <w:p w:rsidR="008C0DB5" w:rsidRPr="00E92FB3" w:rsidRDefault="0006597A" w:rsidP="008C0DB5">
      <w:pPr>
        <w:spacing w:after="0" w:line="240" w:lineRule="auto"/>
        <w:rPr>
          <w:lang w:val="en-US"/>
        </w:rPr>
      </w:pPr>
      <w:r w:rsidRPr="00E92FB3">
        <w:rPr>
          <w:lang w:val="en-US"/>
        </w:rPr>
        <w:t>In the</w:t>
      </w:r>
      <w:r w:rsidR="008C0DB5" w:rsidRPr="00E92FB3">
        <w:rPr>
          <w:lang w:val="en-US"/>
        </w:rPr>
        <w:t xml:space="preserve"> Global.asax </w:t>
      </w:r>
      <w:r w:rsidRPr="00E92FB3">
        <w:rPr>
          <w:lang w:val="en-US"/>
        </w:rPr>
        <w:t xml:space="preserve">of </w:t>
      </w:r>
      <w:r w:rsidR="008C0DB5" w:rsidRPr="00E92FB3">
        <w:rPr>
          <w:lang w:val="en-US"/>
        </w:rPr>
        <w:t xml:space="preserve"> </w:t>
      </w:r>
      <w:ins w:id="128" w:author="Roberto Pompei" w:date="2015-01-13T15:43:00Z">
        <w:r w:rsidR="007A1B04">
          <w:rPr>
            <w:lang w:val="en-US"/>
          </w:rPr>
          <w:t xml:space="preserve">the </w:t>
        </w:r>
      </w:ins>
      <w:r w:rsidR="008C0DB5" w:rsidRPr="00E92FB3">
        <w:rPr>
          <w:lang w:val="en-US"/>
        </w:rPr>
        <w:t>OnTheFly</w:t>
      </w:r>
      <w:r w:rsidRPr="00E92FB3">
        <w:rPr>
          <w:lang w:val="en-US"/>
        </w:rPr>
        <w:t xml:space="preserve"> project,</w:t>
      </w:r>
      <w:r w:rsidR="008C0DB5" w:rsidRPr="00E92FB3">
        <w:rPr>
          <w:lang w:val="en-US"/>
        </w:rPr>
        <w:t xml:space="preserve"> </w:t>
      </w:r>
      <w:r>
        <w:rPr>
          <w:rStyle w:val="hps"/>
          <w:lang w:val="en"/>
        </w:rPr>
        <w:t>there is</w:t>
      </w:r>
      <w:r>
        <w:rPr>
          <w:lang w:val="en"/>
        </w:rPr>
        <w:t xml:space="preserve"> </w:t>
      </w:r>
      <w:r>
        <w:rPr>
          <w:rStyle w:val="hps"/>
          <w:lang w:val="en"/>
        </w:rPr>
        <w:t>the method</w:t>
      </w:r>
      <w:r>
        <w:rPr>
          <w:lang w:val="en"/>
        </w:rPr>
        <w:t xml:space="preserve"> </w:t>
      </w:r>
      <w:r>
        <w:rPr>
          <w:rStyle w:val="hps"/>
          <w:lang w:val="en"/>
        </w:rPr>
        <w:t>that deals with the</w:t>
      </w:r>
      <w:r>
        <w:rPr>
          <w:lang w:val="en"/>
        </w:rPr>
        <w:t xml:space="preserve"> </w:t>
      </w:r>
      <w:r>
        <w:rPr>
          <w:rStyle w:val="hps"/>
          <w:lang w:val="en"/>
        </w:rPr>
        <w:t>building</w:t>
      </w:r>
      <w:r>
        <w:rPr>
          <w:lang w:val="en"/>
        </w:rPr>
        <w:t xml:space="preserve"> </w:t>
      </w:r>
      <w:r>
        <w:rPr>
          <w:rStyle w:val="hps"/>
          <w:lang w:val="en"/>
        </w:rPr>
        <w:t>of the</w:t>
      </w:r>
      <w:r>
        <w:rPr>
          <w:lang w:val="en"/>
        </w:rPr>
        <w:t xml:space="preserve"> </w:t>
      </w:r>
      <w:r>
        <w:rPr>
          <w:rStyle w:val="hps"/>
          <w:lang w:val="en"/>
        </w:rPr>
        <w:t>WSDL</w:t>
      </w:r>
      <w:r w:rsidR="008C0DB5" w:rsidRPr="00E92FB3">
        <w:rPr>
          <w:lang w:val="en-US"/>
        </w:rPr>
        <w:t>.</w:t>
      </w:r>
    </w:p>
    <w:p w:rsidR="008C0DB5" w:rsidRPr="00E92FB3" w:rsidRDefault="00553312" w:rsidP="008C0DB5">
      <w:pPr>
        <w:spacing w:after="0" w:line="240" w:lineRule="auto"/>
        <w:rPr>
          <w:lang w:val="en-US"/>
        </w:rPr>
      </w:pPr>
      <w:r>
        <w:rPr>
          <w:rStyle w:val="hps"/>
          <w:lang w:val="en"/>
        </w:rPr>
        <w:t>This</w:t>
      </w:r>
      <w:ins w:id="129" w:author="Roberto Pompei" w:date="2015-01-13T15:50:00Z">
        <w:r w:rsidR="007A1B04">
          <w:rPr>
            <w:rStyle w:val="hps"/>
            <w:lang w:val="en"/>
          </w:rPr>
          <w:t xml:space="preserve"> file</w:t>
        </w:r>
      </w:ins>
      <w:r>
        <w:rPr>
          <w:lang w:val="en"/>
        </w:rPr>
        <w:t xml:space="preserve"> </w:t>
      </w:r>
      <w:r>
        <w:rPr>
          <w:rStyle w:val="hps"/>
          <w:lang w:val="en"/>
        </w:rPr>
        <w:t>takes advantage of</w:t>
      </w:r>
      <w:r>
        <w:rPr>
          <w:lang w:val="en"/>
        </w:rPr>
        <w:t xml:space="preserve"> </w:t>
      </w:r>
      <w:r>
        <w:rPr>
          <w:rStyle w:val="hps"/>
          <w:lang w:val="en"/>
        </w:rPr>
        <w:t>the two</w:t>
      </w:r>
      <w:r>
        <w:rPr>
          <w:lang w:val="en"/>
        </w:rPr>
        <w:t xml:space="preserve"> </w:t>
      </w:r>
      <w:r>
        <w:rPr>
          <w:rStyle w:val="hps"/>
          <w:lang w:val="en"/>
        </w:rPr>
        <w:t>files</w:t>
      </w:r>
      <w:r>
        <w:rPr>
          <w:lang w:val="en"/>
        </w:rPr>
        <w:t xml:space="preserve"> </w:t>
      </w:r>
      <w:r>
        <w:rPr>
          <w:rStyle w:val="hps"/>
          <w:lang w:val="en"/>
        </w:rPr>
        <w:t>at the project level</w:t>
      </w:r>
      <w:r w:rsidR="008C0DB5" w:rsidRPr="00E92FB3">
        <w:rPr>
          <w:lang w:val="en-US"/>
        </w:rPr>
        <w:t xml:space="preserve"> </w:t>
      </w:r>
    </w:p>
    <w:p w:rsidR="008C0DB5" w:rsidRDefault="008C0DB5" w:rsidP="001C147A">
      <w:pPr>
        <w:pStyle w:val="Paragrafoelenco"/>
        <w:numPr>
          <w:ilvl w:val="0"/>
          <w:numId w:val="9"/>
        </w:numPr>
        <w:spacing w:after="0" w:line="240" w:lineRule="auto"/>
      </w:pPr>
      <w:r w:rsidRPr="008C0DB5">
        <w:t>OTFSdmx20.wsdl</w:t>
      </w:r>
    </w:p>
    <w:p w:rsidR="008C0DB5" w:rsidRDefault="008C0DB5" w:rsidP="001C147A">
      <w:pPr>
        <w:pStyle w:val="Paragrafoelenco"/>
        <w:numPr>
          <w:ilvl w:val="0"/>
          <w:numId w:val="9"/>
        </w:numPr>
        <w:spacing w:after="0" w:line="240" w:lineRule="auto"/>
      </w:pPr>
      <w:r w:rsidRPr="008C0DB5">
        <w:t>OTFSdmx21.wsdl</w:t>
      </w:r>
    </w:p>
    <w:p w:rsidR="008C0DB5" w:rsidRPr="00E92FB3" w:rsidRDefault="007A1B04" w:rsidP="00553312">
      <w:pPr>
        <w:spacing w:after="0" w:line="240" w:lineRule="auto"/>
        <w:rPr>
          <w:lang w:val="en-US"/>
        </w:rPr>
      </w:pPr>
      <w:ins w:id="130" w:author="Roberto Pompei" w:date="2015-01-13T15:52:00Z">
        <w:r w:rsidRPr="007A1B04">
          <w:rPr>
            <w:rStyle w:val="hps"/>
            <w:lang w:val="en"/>
          </w:rPr>
          <w:t>In these two files there are all the information to successfully create the services and descriptions of the EntryPoint with their input parameters and return values.</w:t>
        </w:r>
      </w:ins>
      <w:del w:id="131" w:author="Roberto Pompei" w:date="2015-01-13T15:52:00Z">
        <w:r w:rsidR="00553312" w:rsidDel="007A1B04">
          <w:rPr>
            <w:rStyle w:val="hps"/>
            <w:lang w:val="en"/>
          </w:rPr>
          <w:delText>In</w:delText>
        </w:r>
        <w:r w:rsidR="00553312" w:rsidDel="007A1B04">
          <w:rPr>
            <w:lang w:val="en"/>
          </w:rPr>
          <w:delText xml:space="preserve"> </w:delText>
        </w:r>
        <w:r w:rsidR="00553312" w:rsidDel="007A1B04">
          <w:rPr>
            <w:rStyle w:val="hps"/>
            <w:lang w:val="en"/>
          </w:rPr>
          <w:delText>these two files</w:delText>
        </w:r>
        <w:r w:rsidR="00553312" w:rsidDel="007A1B04">
          <w:rPr>
            <w:lang w:val="en"/>
          </w:rPr>
          <w:delText xml:space="preserve"> </w:delText>
        </w:r>
        <w:r w:rsidR="00553312" w:rsidDel="007A1B04">
          <w:rPr>
            <w:rStyle w:val="hps"/>
            <w:lang w:val="en"/>
          </w:rPr>
          <w:delText>are present</w:delText>
        </w:r>
        <w:r w:rsidR="00553312" w:rsidDel="007A1B04">
          <w:rPr>
            <w:lang w:val="en"/>
          </w:rPr>
          <w:delText xml:space="preserve"> </w:delText>
        </w:r>
        <w:r w:rsidR="00553312" w:rsidDel="007A1B04">
          <w:rPr>
            <w:rStyle w:val="hps"/>
            <w:lang w:val="en"/>
          </w:rPr>
          <w:delText>all the information to</w:delText>
        </w:r>
        <w:r w:rsidR="00553312" w:rsidDel="007A1B04">
          <w:rPr>
            <w:lang w:val="en"/>
          </w:rPr>
          <w:delText xml:space="preserve"> </w:delText>
        </w:r>
        <w:r w:rsidR="00553312" w:rsidDel="007A1B04">
          <w:rPr>
            <w:rStyle w:val="hps"/>
            <w:lang w:val="en"/>
          </w:rPr>
          <w:delText>created successfully</w:delText>
        </w:r>
        <w:r w:rsidR="00553312" w:rsidDel="007A1B04">
          <w:rPr>
            <w:lang w:val="en"/>
          </w:rPr>
          <w:delText xml:space="preserve"> </w:delText>
        </w:r>
        <w:r w:rsidR="00553312" w:rsidDel="007A1B04">
          <w:rPr>
            <w:rStyle w:val="hps"/>
            <w:lang w:val="en"/>
          </w:rPr>
          <w:delText>of services and</w:delText>
        </w:r>
        <w:r w:rsidR="00553312" w:rsidDel="007A1B04">
          <w:rPr>
            <w:lang w:val="en"/>
          </w:rPr>
          <w:delText xml:space="preserve"> </w:delText>
        </w:r>
        <w:r w:rsidR="00553312" w:rsidDel="007A1B04">
          <w:rPr>
            <w:rStyle w:val="hps"/>
            <w:lang w:val="en"/>
          </w:rPr>
          <w:delText>descriptions of the</w:delText>
        </w:r>
        <w:r w:rsidR="00553312" w:rsidDel="007A1B04">
          <w:rPr>
            <w:lang w:val="en"/>
          </w:rPr>
          <w:delText xml:space="preserve"> </w:delText>
        </w:r>
        <w:r w:rsidR="00553312" w:rsidDel="007A1B04">
          <w:rPr>
            <w:rStyle w:val="hps"/>
            <w:lang w:val="en"/>
          </w:rPr>
          <w:delText>EntryPoint</w:delText>
        </w:r>
        <w:r w:rsidR="00553312" w:rsidDel="007A1B04">
          <w:rPr>
            <w:lang w:val="en"/>
          </w:rPr>
          <w:delText xml:space="preserve"> </w:delText>
        </w:r>
        <w:r w:rsidR="00553312" w:rsidDel="007A1B04">
          <w:rPr>
            <w:rStyle w:val="hps"/>
            <w:lang w:val="en"/>
          </w:rPr>
          <w:delText>with their</w:delText>
        </w:r>
        <w:r w:rsidR="00553312" w:rsidDel="007A1B04">
          <w:rPr>
            <w:lang w:val="en"/>
          </w:rPr>
          <w:delText xml:space="preserve"> </w:delText>
        </w:r>
        <w:r w:rsidR="00553312" w:rsidDel="007A1B04">
          <w:rPr>
            <w:rStyle w:val="hps"/>
            <w:lang w:val="en"/>
          </w:rPr>
          <w:delText>input parameters</w:delText>
        </w:r>
        <w:r w:rsidR="00553312" w:rsidDel="007A1B04">
          <w:rPr>
            <w:lang w:val="en"/>
          </w:rPr>
          <w:delText xml:space="preserve"> </w:delText>
        </w:r>
        <w:r w:rsidR="00553312" w:rsidDel="007A1B04">
          <w:rPr>
            <w:rStyle w:val="hps"/>
            <w:lang w:val="en"/>
          </w:rPr>
          <w:delText>and returns</w:delText>
        </w:r>
        <w:r w:rsidR="00553312" w:rsidDel="007A1B04">
          <w:rPr>
            <w:lang w:val="en"/>
          </w:rPr>
          <w:delText>.</w:delText>
        </w:r>
      </w:del>
      <w:r w:rsidR="00553312">
        <w:rPr>
          <w:lang w:val="en"/>
        </w:rPr>
        <w:br/>
      </w:r>
      <w:ins w:id="132" w:author="Roberto Pompei" w:date="2015-01-13T15:53:00Z">
        <w:r>
          <w:rPr>
            <w:rStyle w:val="hps"/>
            <w:lang w:val="en"/>
          </w:rPr>
          <w:t xml:space="preserve">This file </w:t>
        </w:r>
      </w:ins>
      <w:del w:id="133" w:author="Roberto Pompei" w:date="2015-01-13T15:53:00Z">
        <w:r w:rsidR="00553312" w:rsidDel="007A1B04">
          <w:rPr>
            <w:rStyle w:val="hps"/>
            <w:lang w:val="en"/>
          </w:rPr>
          <w:delText>A</w:delText>
        </w:r>
      </w:del>
      <w:ins w:id="134" w:author="Roberto Pompei" w:date="2015-01-13T15:53:00Z">
        <w:r>
          <w:rPr>
            <w:rStyle w:val="hps"/>
            <w:lang w:val="en"/>
          </w:rPr>
          <w:t>a</w:t>
        </w:r>
      </w:ins>
      <w:r w:rsidR="00553312">
        <w:rPr>
          <w:rStyle w:val="hps"/>
          <w:lang w:val="en"/>
        </w:rPr>
        <w:t>lso</w:t>
      </w:r>
      <w:r w:rsidR="00553312">
        <w:rPr>
          <w:lang w:val="en"/>
        </w:rPr>
        <w:t xml:space="preserve"> </w:t>
      </w:r>
      <w:r w:rsidR="00553312">
        <w:rPr>
          <w:rStyle w:val="hps"/>
          <w:lang w:val="en"/>
        </w:rPr>
        <w:t>provides information about the</w:t>
      </w:r>
      <w:r w:rsidR="00553312">
        <w:rPr>
          <w:lang w:val="en"/>
        </w:rPr>
        <w:t xml:space="preserve"> </w:t>
      </w:r>
      <w:r w:rsidR="00553312">
        <w:rPr>
          <w:rStyle w:val="hps"/>
          <w:lang w:val="en"/>
        </w:rPr>
        <w:t>scheme</w:t>
      </w:r>
      <w:r w:rsidR="00553312">
        <w:rPr>
          <w:lang w:val="en"/>
        </w:rPr>
        <w:t xml:space="preserve">, </w:t>
      </w:r>
      <w:r w:rsidR="00553312">
        <w:rPr>
          <w:rStyle w:val="hps"/>
          <w:lang w:val="en"/>
        </w:rPr>
        <w:t>definition</w:t>
      </w:r>
      <w:r w:rsidR="00553312">
        <w:rPr>
          <w:lang w:val="en"/>
        </w:rPr>
        <w:t xml:space="preserve"> </w:t>
      </w:r>
      <w:r w:rsidR="00553312">
        <w:rPr>
          <w:rStyle w:val="hps"/>
          <w:lang w:val="en"/>
        </w:rPr>
        <w:t>and</w:t>
      </w:r>
      <w:r w:rsidR="00553312">
        <w:rPr>
          <w:lang w:val="en"/>
        </w:rPr>
        <w:t xml:space="preserve"> </w:t>
      </w:r>
      <w:r w:rsidR="00553312">
        <w:rPr>
          <w:rStyle w:val="hps"/>
          <w:lang w:val="en"/>
        </w:rPr>
        <w:t>namespace</w:t>
      </w:r>
      <w:r w:rsidR="00553312">
        <w:rPr>
          <w:lang w:val="en"/>
        </w:rPr>
        <w:br/>
      </w:r>
      <w:r w:rsidR="00553312">
        <w:rPr>
          <w:lang w:val="en"/>
        </w:rPr>
        <w:br/>
      </w:r>
      <w:r w:rsidR="00553312">
        <w:rPr>
          <w:rStyle w:val="hps"/>
          <w:lang w:val="en"/>
        </w:rPr>
        <w:t>In the folders</w:t>
      </w:r>
    </w:p>
    <w:p w:rsidR="008C0DB5" w:rsidRDefault="008C0DB5" w:rsidP="001C147A">
      <w:pPr>
        <w:pStyle w:val="Paragrafoelenco"/>
        <w:numPr>
          <w:ilvl w:val="0"/>
          <w:numId w:val="10"/>
        </w:numPr>
        <w:spacing w:after="0" w:line="240" w:lineRule="auto"/>
      </w:pPr>
      <w:r>
        <w:t>Sdmvv20</w:t>
      </w:r>
    </w:p>
    <w:p w:rsidR="008C0DB5" w:rsidRDefault="008C0DB5" w:rsidP="001C147A">
      <w:pPr>
        <w:pStyle w:val="Paragrafoelenco"/>
        <w:numPr>
          <w:ilvl w:val="0"/>
          <w:numId w:val="10"/>
        </w:numPr>
        <w:spacing w:after="0" w:line="240" w:lineRule="auto"/>
      </w:pPr>
      <w:r>
        <w:t>Sdmxv21</w:t>
      </w:r>
    </w:p>
    <w:p w:rsidR="008C0DB5" w:rsidRDefault="00FA24CF" w:rsidP="008C0DB5">
      <w:pPr>
        <w:spacing w:after="0" w:line="240" w:lineRule="auto"/>
        <w:rPr>
          <w:lang w:val="en"/>
        </w:rPr>
      </w:pPr>
      <w:ins w:id="135" w:author="Roberto Pompei" w:date="2015-01-13T15:54:00Z">
        <w:r>
          <w:rPr>
            <w:rStyle w:val="hps"/>
            <w:lang w:val="en"/>
          </w:rPr>
          <w:t xml:space="preserve">It </w:t>
        </w:r>
      </w:ins>
      <w:del w:id="136" w:author="Roberto Pompei" w:date="2015-01-13T15:54:00Z">
        <w:r w:rsidR="00553312" w:rsidDel="00FA24CF">
          <w:rPr>
            <w:rStyle w:val="hps"/>
            <w:lang w:val="en"/>
          </w:rPr>
          <w:delText>C</w:delText>
        </w:r>
      </w:del>
      <w:ins w:id="137" w:author="Roberto Pompei" w:date="2015-01-13T15:54:00Z">
        <w:r>
          <w:rPr>
            <w:rStyle w:val="hps"/>
            <w:lang w:val="en"/>
          </w:rPr>
          <w:t>c</w:t>
        </w:r>
      </w:ins>
      <w:r w:rsidR="00553312">
        <w:rPr>
          <w:rStyle w:val="hps"/>
          <w:lang w:val="en"/>
        </w:rPr>
        <w:t>ontains all the</w:t>
      </w:r>
      <w:r w:rsidR="00553312">
        <w:rPr>
          <w:lang w:val="en"/>
        </w:rPr>
        <w:t xml:space="preserve"> </w:t>
      </w:r>
      <w:r w:rsidR="00553312">
        <w:rPr>
          <w:rStyle w:val="hps"/>
          <w:lang w:val="en"/>
        </w:rPr>
        <w:t>xsd file</w:t>
      </w:r>
      <w:r w:rsidR="00553312">
        <w:rPr>
          <w:lang w:val="en"/>
        </w:rPr>
        <w:t xml:space="preserve"> </w:t>
      </w:r>
      <w:r w:rsidR="00553312">
        <w:rPr>
          <w:rStyle w:val="hps"/>
          <w:lang w:val="en"/>
        </w:rPr>
        <w:t xml:space="preserve">for </w:t>
      </w:r>
      <w:del w:id="138" w:author="Roberto Pompei" w:date="2015-01-13T15:54:00Z">
        <w:r w:rsidR="00553312" w:rsidDel="00FA24CF">
          <w:rPr>
            <w:rStyle w:val="hps"/>
            <w:lang w:val="en"/>
          </w:rPr>
          <w:delText xml:space="preserve">validation of </w:delText>
        </w:r>
      </w:del>
      <w:r w:rsidR="00553312">
        <w:rPr>
          <w:rStyle w:val="hps"/>
          <w:lang w:val="en"/>
        </w:rPr>
        <w:t>the</w:t>
      </w:r>
      <w:r w:rsidR="00553312">
        <w:rPr>
          <w:lang w:val="en"/>
        </w:rPr>
        <w:t xml:space="preserve"> </w:t>
      </w:r>
      <w:r w:rsidR="00553312">
        <w:rPr>
          <w:rStyle w:val="hps"/>
          <w:lang w:val="en"/>
        </w:rPr>
        <w:t>query</w:t>
      </w:r>
      <w:ins w:id="139" w:author="Roberto Pompei" w:date="2015-01-13T15:54:00Z">
        <w:r>
          <w:rPr>
            <w:rStyle w:val="hps"/>
            <w:lang w:val="en"/>
          </w:rPr>
          <w:t xml:space="preserve"> validation</w:t>
        </w:r>
      </w:ins>
      <w:r w:rsidR="00553312">
        <w:rPr>
          <w:lang w:val="en"/>
        </w:rPr>
        <w:t>.</w:t>
      </w:r>
    </w:p>
    <w:p w:rsidR="00553312" w:rsidRPr="00E92FB3" w:rsidRDefault="00553312" w:rsidP="008C0DB5">
      <w:pPr>
        <w:spacing w:after="0" w:line="240" w:lineRule="auto"/>
        <w:rPr>
          <w:lang w:val="en-US"/>
        </w:rPr>
      </w:pPr>
    </w:p>
    <w:p w:rsidR="008C0DB5" w:rsidRPr="00E92FB3" w:rsidRDefault="00FA24CF" w:rsidP="008C0DB5">
      <w:pPr>
        <w:spacing w:after="0" w:line="240" w:lineRule="auto"/>
        <w:rPr>
          <w:lang w:val="en-US"/>
        </w:rPr>
      </w:pPr>
      <w:ins w:id="140" w:author="Roberto Pompei" w:date="2015-01-13T15:56:00Z">
        <w:r w:rsidRPr="00FA24CF">
          <w:rPr>
            <w:rStyle w:val="hps"/>
            <w:lang w:val="en"/>
          </w:rPr>
          <w:t>In the Global.asax method then are created the routing tables of the whole application</w:t>
        </w:r>
      </w:ins>
      <w:del w:id="141" w:author="Roberto Pompei" w:date="2015-01-13T15:56:00Z">
        <w:r w:rsidR="00553312" w:rsidDel="00FA24CF">
          <w:rPr>
            <w:rStyle w:val="hps"/>
            <w:lang w:val="en"/>
          </w:rPr>
          <w:delText>Are then created</w:delText>
        </w:r>
        <w:r w:rsidR="00553312" w:rsidDel="00FA24CF">
          <w:rPr>
            <w:lang w:val="en"/>
          </w:rPr>
          <w:delText xml:space="preserve"> </w:delText>
        </w:r>
        <w:r w:rsidR="00553312" w:rsidDel="00FA24CF">
          <w:rPr>
            <w:rStyle w:val="hps"/>
            <w:lang w:val="en"/>
          </w:rPr>
          <w:delText>in the method</w:delText>
        </w:r>
        <w:r w:rsidR="00553312" w:rsidDel="00FA24CF">
          <w:rPr>
            <w:lang w:val="en"/>
          </w:rPr>
          <w:delText xml:space="preserve"> </w:delText>
        </w:r>
        <w:r w:rsidR="00553312" w:rsidDel="00FA24CF">
          <w:rPr>
            <w:rStyle w:val="hps"/>
            <w:lang w:val="en"/>
          </w:rPr>
          <w:delText>of the</w:delText>
        </w:r>
        <w:r w:rsidR="00553312" w:rsidDel="00FA24CF">
          <w:rPr>
            <w:lang w:val="en"/>
          </w:rPr>
          <w:delText xml:space="preserve"> </w:delText>
        </w:r>
        <w:r w:rsidR="00553312" w:rsidDel="00FA24CF">
          <w:rPr>
            <w:rStyle w:val="hps"/>
            <w:lang w:val="en"/>
          </w:rPr>
          <w:delText>Global.asax</w:delText>
        </w:r>
        <w:r w:rsidR="00553312" w:rsidDel="00FA24CF">
          <w:rPr>
            <w:lang w:val="en"/>
          </w:rPr>
          <w:delText xml:space="preserve"> </w:delText>
        </w:r>
        <w:r w:rsidR="00553312" w:rsidDel="00FA24CF">
          <w:rPr>
            <w:rStyle w:val="hps"/>
            <w:lang w:val="en"/>
          </w:rPr>
          <w:delText>routing tables</w:delText>
        </w:r>
        <w:r w:rsidR="00553312" w:rsidDel="00FA24CF">
          <w:rPr>
            <w:lang w:val="en"/>
          </w:rPr>
          <w:delText xml:space="preserve"> </w:delText>
        </w:r>
        <w:r w:rsidR="00553312" w:rsidDel="00FA24CF">
          <w:rPr>
            <w:rStyle w:val="hps"/>
            <w:lang w:val="en"/>
          </w:rPr>
          <w:delText>of the whole application</w:delText>
        </w:r>
      </w:del>
    </w:p>
    <w:p w:rsidR="008C0DB5" w:rsidRPr="00E92FB3"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2B91AF"/>
          <w:sz w:val="19"/>
          <w:szCs w:val="19"/>
          <w:highlight w:val="white"/>
          <w:lang w:val="en-US"/>
        </w:rPr>
        <w:t>RouteTable</w:t>
      </w:r>
      <w:r w:rsidRPr="00E92FB3">
        <w:rPr>
          <w:rFonts w:ascii="Consolas" w:hAnsi="Consolas" w:cs="Consolas"/>
          <w:color w:val="000000"/>
          <w:sz w:val="19"/>
          <w:szCs w:val="19"/>
          <w:highlight w:val="white"/>
          <w:lang w:val="en-US"/>
        </w:rPr>
        <w:t>.Routes.Add(</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ServiceRoute</w:t>
      </w:r>
      <w:r w:rsidRPr="00E92FB3">
        <w:rPr>
          <w:rFonts w:ascii="Consolas" w:hAnsi="Consolas" w:cs="Consolas"/>
          <w:color w:val="000000"/>
          <w:sz w:val="19"/>
          <w:szCs w:val="19"/>
          <w:highlight w:val="white"/>
          <w:lang w:val="en-US"/>
        </w:rPr>
        <w:t>(</w:t>
      </w:r>
      <w:r w:rsidRPr="00E92FB3">
        <w:rPr>
          <w:rFonts w:ascii="Consolas" w:hAnsi="Consolas" w:cs="Consolas"/>
          <w:color w:val="A31515"/>
          <w:sz w:val="19"/>
          <w:szCs w:val="19"/>
          <w:highlight w:val="white"/>
          <w:lang w:val="en-US"/>
        </w:rPr>
        <w:t>"SoapSdmx20"</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SoapServiceHostFactory</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IOnTheFly_SOAP_SDMX_v20</w:t>
      </w:r>
      <w:r w:rsidRPr="00E92FB3">
        <w:rPr>
          <w:rFonts w:ascii="Consolas" w:hAnsi="Consolas" w:cs="Consolas"/>
          <w:color w:val="000000"/>
          <w:sz w:val="19"/>
          <w:szCs w:val="19"/>
          <w:highlight w:val="white"/>
          <w:lang w:val="en-US"/>
        </w:rPr>
        <w:t xml:space="preserve">), </w:t>
      </w:r>
      <w:r w:rsidRPr="00E92FB3">
        <w:rPr>
          <w:rFonts w:ascii="Consolas" w:hAnsi="Consolas" w:cs="Consolas"/>
          <w:color w:val="A31515"/>
          <w:sz w:val="19"/>
          <w:szCs w:val="19"/>
          <w:highlight w:val="white"/>
          <w:lang w:val="en-US"/>
        </w:rPr>
        <w:t>"OTFSdmx20.wsdl"</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OnTheFly_SOAP_SDMX_v20</w:t>
      </w:r>
      <w:r w:rsidRPr="00E92FB3">
        <w:rPr>
          <w:rFonts w:ascii="Consolas" w:hAnsi="Consolas" w:cs="Consolas"/>
          <w:color w:val="000000"/>
          <w:sz w:val="19"/>
          <w:szCs w:val="19"/>
          <w:highlight w:val="white"/>
          <w:lang w:val="en-US"/>
        </w:rPr>
        <w:t>)));</w:t>
      </w:r>
    </w:p>
    <w:p w:rsidR="008C0DB5" w:rsidRPr="00E92FB3" w:rsidRDefault="008C0DB5" w:rsidP="008C0DB5">
      <w:pPr>
        <w:autoSpaceDE w:val="0"/>
        <w:autoSpaceDN w:val="0"/>
        <w:adjustRightInd w:val="0"/>
        <w:spacing w:before="0" w:after="0" w:line="240" w:lineRule="auto"/>
        <w:rPr>
          <w:rFonts w:ascii="Consolas" w:hAnsi="Consolas" w:cs="Consolas"/>
          <w:color w:val="000000"/>
          <w:sz w:val="19"/>
          <w:szCs w:val="19"/>
          <w:highlight w:val="white"/>
          <w:lang w:val="en-US"/>
        </w:rPr>
      </w:pPr>
    </w:p>
    <w:p w:rsidR="008C0DB5" w:rsidRPr="00E92FB3"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2B91AF"/>
          <w:sz w:val="19"/>
          <w:szCs w:val="19"/>
          <w:highlight w:val="white"/>
          <w:lang w:val="en-US"/>
        </w:rPr>
        <w:t>RouteTable</w:t>
      </w:r>
      <w:r w:rsidRPr="00E92FB3">
        <w:rPr>
          <w:rFonts w:ascii="Consolas" w:hAnsi="Consolas" w:cs="Consolas"/>
          <w:color w:val="000000"/>
          <w:sz w:val="19"/>
          <w:szCs w:val="19"/>
          <w:highlight w:val="white"/>
          <w:lang w:val="en-US"/>
        </w:rPr>
        <w:t>.Routes.Add(</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ServiceRoute</w:t>
      </w:r>
      <w:r w:rsidRPr="00E92FB3">
        <w:rPr>
          <w:rFonts w:ascii="Consolas" w:hAnsi="Consolas" w:cs="Consolas"/>
          <w:color w:val="000000"/>
          <w:sz w:val="19"/>
          <w:szCs w:val="19"/>
          <w:highlight w:val="white"/>
          <w:lang w:val="en-US"/>
        </w:rPr>
        <w:t>(</w:t>
      </w:r>
      <w:r w:rsidRPr="00E92FB3">
        <w:rPr>
          <w:rFonts w:ascii="Consolas" w:hAnsi="Consolas" w:cs="Consolas"/>
          <w:color w:val="A31515"/>
          <w:sz w:val="19"/>
          <w:szCs w:val="19"/>
          <w:highlight w:val="white"/>
          <w:lang w:val="en-US"/>
        </w:rPr>
        <w:t>"SoapSdmx21"</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SoapServiceHostFactory</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IOnTheFly_SOAP_SDMX_v21</w:t>
      </w:r>
      <w:r w:rsidRPr="00E92FB3">
        <w:rPr>
          <w:rFonts w:ascii="Consolas" w:hAnsi="Consolas" w:cs="Consolas"/>
          <w:color w:val="000000"/>
          <w:sz w:val="19"/>
          <w:szCs w:val="19"/>
          <w:highlight w:val="white"/>
          <w:lang w:val="en-US"/>
        </w:rPr>
        <w:t xml:space="preserve">), </w:t>
      </w:r>
      <w:r w:rsidRPr="00E92FB3">
        <w:rPr>
          <w:rFonts w:ascii="Consolas" w:hAnsi="Consolas" w:cs="Consolas"/>
          <w:color w:val="A31515"/>
          <w:sz w:val="19"/>
          <w:szCs w:val="19"/>
          <w:highlight w:val="white"/>
          <w:lang w:val="en-US"/>
        </w:rPr>
        <w:t>"OTFSdmx21.wsdl"</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OnTheFly_SOAP_SDMX_v21</w:t>
      </w:r>
      <w:r w:rsidRPr="00E92FB3">
        <w:rPr>
          <w:rFonts w:ascii="Consolas" w:hAnsi="Consolas" w:cs="Consolas"/>
          <w:color w:val="000000"/>
          <w:sz w:val="19"/>
          <w:szCs w:val="19"/>
          <w:highlight w:val="white"/>
          <w:lang w:val="en-US"/>
        </w:rPr>
        <w:t>)));</w:t>
      </w:r>
    </w:p>
    <w:p w:rsidR="008C0DB5" w:rsidRPr="00E92FB3" w:rsidRDefault="008C0DB5" w:rsidP="008C0DB5">
      <w:pPr>
        <w:autoSpaceDE w:val="0"/>
        <w:autoSpaceDN w:val="0"/>
        <w:adjustRightInd w:val="0"/>
        <w:spacing w:before="0" w:after="0" w:line="240" w:lineRule="auto"/>
        <w:rPr>
          <w:rFonts w:ascii="Consolas" w:hAnsi="Consolas" w:cs="Consolas"/>
          <w:color w:val="000000"/>
          <w:sz w:val="19"/>
          <w:szCs w:val="19"/>
          <w:highlight w:val="white"/>
          <w:lang w:val="en-US"/>
        </w:rPr>
      </w:pPr>
    </w:p>
    <w:p w:rsidR="008C0DB5" w:rsidRPr="00E92FB3"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2B91AF"/>
          <w:sz w:val="19"/>
          <w:szCs w:val="19"/>
          <w:highlight w:val="white"/>
          <w:lang w:val="en-US"/>
        </w:rPr>
        <w:t>RouteTable</w:t>
      </w:r>
      <w:r w:rsidRPr="00E92FB3">
        <w:rPr>
          <w:rFonts w:ascii="Consolas" w:hAnsi="Consolas" w:cs="Consolas"/>
          <w:color w:val="000000"/>
          <w:sz w:val="19"/>
          <w:szCs w:val="19"/>
          <w:highlight w:val="white"/>
          <w:lang w:val="en-US"/>
        </w:rPr>
        <w:t>.Routes.Add(</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ServiceRoute</w:t>
      </w:r>
      <w:r w:rsidRPr="00E92FB3">
        <w:rPr>
          <w:rFonts w:ascii="Consolas" w:hAnsi="Consolas" w:cs="Consolas"/>
          <w:color w:val="000000"/>
          <w:sz w:val="19"/>
          <w:szCs w:val="19"/>
          <w:highlight w:val="white"/>
          <w:lang w:val="en-US"/>
        </w:rPr>
        <w:t>(</w:t>
      </w:r>
      <w:r w:rsidRPr="00E92FB3">
        <w:rPr>
          <w:rFonts w:ascii="Consolas" w:hAnsi="Consolas" w:cs="Consolas"/>
          <w:color w:val="A31515"/>
          <w:sz w:val="19"/>
          <w:szCs w:val="19"/>
          <w:highlight w:val="white"/>
          <w:lang w:val="en-US"/>
        </w:rPr>
        <w:t>"rest/data"</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SdmxRestServiceHostFactory</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IDataResource</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DataResource</w:t>
      </w:r>
      <w:r w:rsidRPr="00E92FB3">
        <w:rPr>
          <w:rFonts w:ascii="Consolas" w:hAnsi="Consolas" w:cs="Consolas"/>
          <w:color w:val="000000"/>
          <w:sz w:val="19"/>
          <w:szCs w:val="19"/>
          <w:highlight w:val="white"/>
          <w:lang w:val="en-US"/>
        </w:rPr>
        <w:t>)));</w:t>
      </w:r>
    </w:p>
    <w:p w:rsidR="008C0DB5" w:rsidRPr="00E92FB3" w:rsidRDefault="008C0DB5" w:rsidP="008C0DB5">
      <w:pPr>
        <w:autoSpaceDE w:val="0"/>
        <w:autoSpaceDN w:val="0"/>
        <w:adjustRightInd w:val="0"/>
        <w:spacing w:before="0" w:after="0" w:line="240" w:lineRule="auto"/>
        <w:rPr>
          <w:rFonts w:ascii="Consolas" w:hAnsi="Consolas" w:cs="Consolas"/>
          <w:color w:val="000000"/>
          <w:sz w:val="19"/>
          <w:szCs w:val="19"/>
          <w:highlight w:val="white"/>
          <w:lang w:val="en-US"/>
        </w:rPr>
      </w:pPr>
    </w:p>
    <w:p w:rsidR="008C0DB5" w:rsidRPr="00E92FB3" w:rsidRDefault="008C0DB5" w:rsidP="001C147A">
      <w:pPr>
        <w:pStyle w:val="Paragrafoelenco"/>
        <w:numPr>
          <w:ilvl w:val="0"/>
          <w:numId w:val="11"/>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2B91AF"/>
          <w:sz w:val="19"/>
          <w:szCs w:val="19"/>
          <w:highlight w:val="white"/>
          <w:lang w:val="en-US"/>
        </w:rPr>
        <w:t>RouteTable</w:t>
      </w:r>
      <w:r w:rsidRPr="00E92FB3">
        <w:rPr>
          <w:rFonts w:ascii="Consolas" w:hAnsi="Consolas" w:cs="Consolas"/>
          <w:color w:val="000000"/>
          <w:sz w:val="19"/>
          <w:szCs w:val="19"/>
          <w:highlight w:val="white"/>
          <w:lang w:val="en-US"/>
        </w:rPr>
        <w:t>.Routes.Add(</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ServiceRoute</w:t>
      </w:r>
      <w:r w:rsidRPr="00E92FB3">
        <w:rPr>
          <w:rFonts w:ascii="Consolas" w:hAnsi="Consolas" w:cs="Consolas"/>
          <w:color w:val="000000"/>
          <w:sz w:val="19"/>
          <w:szCs w:val="19"/>
          <w:highlight w:val="white"/>
          <w:lang w:val="en-US"/>
        </w:rPr>
        <w:t>(</w:t>
      </w:r>
      <w:r w:rsidRPr="00E92FB3">
        <w:rPr>
          <w:rFonts w:ascii="Consolas" w:hAnsi="Consolas" w:cs="Consolas"/>
          <w:color w:val="A31515"/>
          <w:sz w:val="19"/>
          <w:szCs w:val="19"/>
          <w:highlight w:val="white"/>
          <w:lang w:val="en-US"/>
        </w:rPr>
        <w:t>"rest"</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SdmxRestServiceHostFactory</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IStructureResource</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typeof</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StructureResource</w:t>
      </w:r>
      <w:r w:rsidRPr="00E92FB3">
        <w:rPr>
          <w:rFonts w:ascii="Consolas" w:hAnsi="Consolas" w:cs="Consolas"/>
          <w:color w:val="000000"/>
          <w:sz w:val="19"/>
          <w:szCs w:val="19"/>
          <w:highlight w:val="white"/>
          <w:lang w:val="en-US"/>
        </w:rPr>
        <w:t>)));</w:t>
      </w:r>
    </w:p>
    <w:p w:rsidR="00992CA2" w:rsidRPr="00E92FB3" w:rsidRDefault="00FA24CF" w:rsidP="008C0DB5">
      <w:pPr>
        <w:spacing w:after="0" w:line="240" w:lineRule="auto"/>
        <w:rPr>
          <w:lang w:val="en-US"/>
        </w:rPr>
      </w:pPr>
      <w:ins w:id="142" w:author="Roberto Pompei" w:date="2015-01-13T15:58:00Z">
        <w:r w:rsidRPr="00FA24CF">
          <w:rPr>
            <w:rStyle w:val="hps"/>
            <w:lang w:val="en"/>
          </w:rPr>
          <w:t>the other two projects SoapSdmx and RESTSdmx are also initialized</w:t>
        </w:r>
      </w:ins>
      <w:del w:id="143" w:author="Roberto Pompei" w:date="2015-01-13T15:58:00Z">
        <w:r w:rsidR="00553312" w:rsidDel="00FA24CF">
          <w:rPr>
            <w:rStyle w:val="hps"/>
            <w:lang w:val="en"/>
          </w:rPr>
          <w:delText>they are</w:delText>
        </w:r>
        <w:r w:rsidR="00553312" w:rsidDel="00FA24CF">
          <w:rPr>
            <w:lang w:val="en"/>
          </w:rPr>
          <w:delText xml:space="preserve"> </w:delText>
        </w:r>
        <w:r w:rsidR="00553312" w:rsidDel="00FA24CF">
          <w:rPr>
            <w:rStyle w:val="hps"/>
            <w:lang w:val="en"/>
          </w:rPr>
          <w:delText>also</w:delText>
        </w:r>
        <w:r w:rsidR="00553312" w:rsidDel="00FA24CF">
          <w:rPr>
            <w:lang w:val="en"/>
          </w:rPr>
          <w:delText xml:space="preserve"> </w:delText>
        </w:r>
        <w:r w:rsidR="00553312" w:rsidDel="00FA24CF">
          <w:rPr>
            <w:rStyle w:val="hps"/>
            <w:lang w:val="en"/>
          </w:rPr>
          <w:delText>initialized</w:delText>
        </w:r>
        <w:r w:rsidR="00553312" w:rsidDel="00FA24CF">
          <w:rPr>
            <w:lang w:val="en"/>
          </w:rPr>
          <w:delText xml:space="preserve"> </w:delText>
        </w:r>
        <w:r w:rsidR="00553312" w:rsidDel="00FA24CF">
          <w:rPr>
            <w:rStyle w:val="hps"/>
            <w:lang w:val="en"/>
          </w:rPr>
          <w:delText>the other 2</w:delText>
        </w:r>
        <w:r w:rsidR="00553312" w:rsidDel="00FA24CF">
          <w:rPr>
            <w:lang w:val="en"/>
          </w:rPr>
          <w:delText xml:space="preserve"> </w:delText>
        </w:r>
        <w:r w:rsidR="00553312" w:rsidDel="00FA24CF">
          <w:rPr>
            <w:rStyle w:val="hps"/>
            <w:lang w:val="en"/>
          </w:rPr>
          <w:delText>projects</w:delText>
        </w:r>
        <w:r w:rsidR="00553312" w:rsidDel="00FA24CF">
          <w:rPr>
            <w:lang w:val="en"/>
          </w:rPr>
          <w:delText xml:space="preserve"> </w:delText>
        </w:r>
        <w:r w:rsidR="00553312" w:rsidDel="00FA24CF">
          <w:rPr>
            <w:rStyle w:val="hps"/>
            <w:lang w:val="en"/>
          </w:rPr>
          <w:delText>SoapSdmx</w:delText>
        </w:r>
        <w:r w:rsidR="00553312" w:rsidDel="00FA24CF">
          <w:rPr>
            <w:lang w:val="en"/>
          </w:rPr>
          <w:delText xml:space="preserve"> </w:delText>
        </w:r>
        <w:r w:rsidR="00553312" w:rsidDel="00FA24CF">
          <w:rPr>
            <w:rStyle w:val="hps"/>
            <w:lang w:val="en"/>
          </w:rPr>
          <w:delText>and</w:delText>
        </w:r>
        <w:r w:rsidR="00553312" w:rsidDel="00FA24CF">
          <w:rPr>
            <w:lang w:val="en"/>
          </w:rPr>
          <w:delText xml:space="preserve"> </w:delText>
        </w:r>
        <w:r w:rsidR="00553312" w:rsidDel="00FA24CF">
          <w:rPr>
            <w:rStyle w:val="hps"/>
            <w:lang w:val="en"/>
          </w:rPr>
          <w:delText>RESTSdmx</w:delText>
        </w:r>
      </w:del>
      <w:r w:rsidR="00553312">
        <w:rPr>
          <w:lang w:val="en"/>
        </w:rPr>
        <w:t>.</w:t>
      </w:r>
    </w:p>
    <w:p w:rsidR="000801AD" w:rsidRPr="00E92FB3" w:rsidRDefault="000801AD">
      <w:pPr>
        <w:rPr>
          <w:lang w:val="en-US"/>
        </w:rPr>
      </w:pPr>
      <w:r w:rsidRPr="00E92FB3">
        <w:rPr>
          <w:lang w:val="en-US"/>
        </w:rPr>
        <w:br w:type="page"/>
      </w:r>
    </w:p>
    <w:p w:rsidR="00D105A0" w:rsidRPr="00E92FB3" w:rsidRDefault="00D105A0" w:rsidP="00D05C75">
      <w:pPr>
        <w:pStyle w:val="Titolo3"/>
        <w:rPr>
          <w:lang w:val="en-US"/>
        </w:rPr>
      </w:pPr>
      <w:bookmarkStart w:id="144" w:name="_Toc408584679"/>
      <w:r w:rsidRPr="00E92FB3">
        <w:rPr>
          <w:lang w:val="en-US"/>
        </w:rPr>
        <w:lastRenderedPageBreak/>
        <w:t>SOAPSdmx</w:t>
      </w:r>
      <w:bookmarkEnd w:id="144"/>
    </w:p>
    <w:p w:rsidR="00553312" w:rsidRDefault="00553312" w:rsidP="00D05C75">
      <w:pPr>
        <w:rPr>
          <w:rStyle w:val="hps"/>
          <w:lang w:val="en"/>
        </w:rPr>
      </w:pPr>
      <w:r>
        <w:rPr>
          <w:rStyle w:val="hps"/>
          <w:lang w:val="en"/>
        </w:rPr>
        <w:t>This</w:t>
      </w:r>
      <w:r>
        <w:rPr>
          <w:lang w:val="en"/>
        </w:rPr>
        <w:t xml:space="preserve"> </w:t>
      </w:r>
      <w:r>
        <w:rPr>
          <w:rStyle w:val="hps"/>
          <w:lang w:val="en"/>
        </w:rPr>
        <w:t>project</w:t>
      </w:r>
      <w:r>
        <w:rPr>
          <w:lang w:val="en"/>
        </w:rPr>
        <w:t xml:space="preserve"> </w:t>
      </w:r>
      <w:r>
        <w:rPr>
          <w:rStyle w:val="hps"/>
          <w:lang w:val="en"/>
        </w:rPr>
        <w:t>was created as a</w:t>
      </w:r>
      <w:r>
        <w:rPr>
          <w:lang w:val="en"/>
        </w:rPr>
        <w:t xml:space="preserve"> </w:t>
      </w:r>
      <w:r>
        <w:rPr>
          <w:rStyle w:val="hps"/>
          <w:lang w:val="en"/>
        </w:rPr>
        <w:t>simple</w:t>
      </w:r>
      <w:r>
        <w:rPr>
          <w:lang w:val="en"/>
        </w:rPr>
        <w:t xml:space="preserve"> </w:t>
      </w:r>
      <w:r>
        <w:rPr>
          <w:rStyle w:val="hps"/>
          <w:lang w:val="en"/>
        </w:rPr>
        <w:t>library of</w:t>
      </w:r>
      <w:r>
        <w:rPr>
          <w:lang w:val="en"/>
        </w:rPr>
        <w:t xml:space="preserve"> </w:t>
      </w:r>
      <w:r>
        <w:rPr>
          <w:rStyle w:val="hps"/>
          <w:lang w:val="en"/>
        </w:rPr>
        <w:t>classes</w:t>
      </w:r>
      <w:r>
        <w:rPr>
          <w:lang w:val="en"/>
        </w:rPr>
        <w:t xml:space="preserve">, </w:t>
      </w:r>
      <w:ins w:id="145" w:author="Roberto Pompei" w:date="2015-01-13T16:00:00Z">
        <w:r w:rsidR="00881ECA">
          <w:rPr>
            <w:lang w:val="en"/>
          </w:rPr>
          <w:t xml:space="preserve">it </w:t>
        </w:r>
      </w:ins>
      <w:r>
        <w:rPr>
          <w:rStyle w:val="hps"/>
          <w:lang w:val="en"/>
        </w:rPr>
        <w:t>will be</w:t>
      </w:r>
      <w:r>
        <w:rPr>
          <w:lang w:val="en"/>
        </w:rPr>
        <w:t xml:space="preserve"> </w:t>
      </w:r>
      <w:r>
        <w:rPr>
          <w:rStyle w:val="hps"/>
          <w:lang w:val="en"/>
        </w:rPr>
        <w:t>loaded as a</w:t>
      </w:r>
      <w:r>
        <w:rPr>
          <w:lang w:val="en"/>
        </w:rPr>
        <w:t xml:space="preserve"> </w:t>
      </w:r>
      <w:r>
        <w:rPr>
          <w:rStyle w:val="hps"/>
          <w:lang w:val="en"/>
        </w:rPr>
        <w:t>WCF</w:t>
      </w:r>
      <w:r>
        <w:rPr>
          <w:lang w:val="en"/>
        </w:rPr>
        <w:t xml:space="preserve"> </w:t>
      </w:r>
      <w:r>
        <w:rPr>
          <w:rStyle w:val="hps"/>
          <w:lang w:val="en"/>
        </w:rPr>
        <w:t>Web</w:t>
      </w:r>
      <w:r>
        <w:rPr>
          <w:lang w:val="en"/>
        </w:rPr>
        <w:t xml:space="preserve"> </w:t>
      </w:r>
      <w:r>
        <w:rPr>
          <w:rStyle w:val="hps"/>
          <w:lang w:val="en"/>
        </w:rPr>
        <w:t>Service.</w:t>
      </w:r>
    </w:p>
    <w:p w:rsidR="00992CA2" w:rsidRPr="00E92FB3" w:rsidRDefault="00AF7D41" w:rsidP="00D05C75">
      <w:pPr>
        <w:rPr>
          <w:lang w:val="en-US"/>
        </w:rPr>
      </w:pPr>
      <w:ins w:id="146" w:author="Roberto Pompei" w:date="2015-01-13T16:20:00Z">
        <w:r w:rsidRPr="00AF7D41">
          <w:rPr>
            <w:rStyle w:val="hps"/>
            <w:lang w:val="en"/>
          </w:rPr>
          <w:t xml:space="preserve">Like all the webservices, it's composed by interfaces </w:t>
        </w:r>
      </w:ins>
      <w:del w:id="147" w:author="Roberto Pompei" w:date="2015-01-13T16:20:00Z">
        <w:r w:rsidR="00553312" w:rsidDel="00AF7D41">
          <w:rPr>
            <w:rStyle w:val="hps"/>
            <w:lang w:val="en"/>
          </w:rPr>
          <w:delText>As with all</w:delText>
        </w:r>
        <w:r w:rsidR="00553312" w:rsidDel="00AF7D41">
          <w:rPr>
            <w:lang w:val="en"/>
          </w:rPr>
          <w:delText xml:space="preserve"> </w:delText>
        </w:r>
        <w:r w:rsidR="00553312" w:rsidDel="00AF7D41">
          <w:rPr>
            <w:rStyle w:val="hps"/>
            <w:lang w:val="en"/>
          </w:rPr>
          <w:delText>webservice</w:delText>
        </w:r>
        <w:r w:rsidR="00553312" w:rsidDel="00AF7D41">
          <w:rPr>
            <w:lang w:val="en"/>
          </w:rPr>
          <w:delText xml:space="preserve"> </w:delText>
        </w:r>
        <w:r w:rsidR="00553312" w:rsidDel="00AF7D41">
          <w:rPr>
            <w:rStyle w:val="hps"/>
            <w:lang w:val="en"/>
          </w:rPr>
          <w:delText>consists of</w:delText>
        </w:r>
        <w:r w:rsidR="00553312" w:rsidDel="00AF7D41">
          <w:rPr>
            <w:lang w:val="en"/>
          </w:rPr>
          <w:delText xml:space="preserve"> </w:delText>
        </w:r>
        <w:r w:rsidR="00553312" w:rsidDel="00AF7D41">
          <w:rPr>
            <w:rStyle w:val="hps"/>
            <w:lang w:val="en"/>
          </w:rPr>
          <w:delText>interfaces</w:delText>
        </w:r>
        <w:r w:rsidR="00553312" w:rsidRPr="00E92FB3" w:rsidDel="00AF7D41">
          <w:rPr>
            <w:lang w:val="en-US"/>
          </w:rPr>
          <w:delText xml:space="preserve"> </w:delText>
        </w:r>
      </w:del>
      <w:r w:rsidR="00992CA2" w:rsidRPr="00E92FB3">
        <w:rPr>
          <w:lang w:val="en-US"/>
        </w:rPr>
        <w:t>(</w:t>
      </w:r>
      <w:r w:rsidR="00992CA2" w:rsidRPr="00E92FB3">
        <w:rPr>
          <w:rFonts w:ascii="Consolas" w:hAnsi="Consolas" w:cs="Consolas"/>
          <w:color w:val="2B91AF"/>
          <w:sz w:val="19"/>
          <w:szCs w:val="19"/>
          <w:highlight w:val="white"/>
          <w:lang w:val="en-US"/>
        </w:rPr>
        <w:t>ServiceContract</w:t>
      </w:r>
      <w:r w:rsidR="00992CA2" w:rsidRPr="00E92FB3">
        <w:rPr>
          <w:lang w:val="en-US"/>
        </w:rPr>
        <w:t xml:space="preserve">) </w:t>
      </w:r>
      <w:ins w:id="148" w:author="Roberto Pompei" w:date="2015-01-13T16:20:00Z">
        <w:r w:rsidRPr="00AF7D41">
          <w:rPr>
            <w:rStyle w:val="hps"/>
            <w:lang w:val="en"/>
          </w:rPr>
          <w:t xml:space="preserve">that define the entry point that will be used by a class. This class extends the same interface that will serve as the main class of service </w:t>
        </w:r>
      </w:ins>
      <w:del w:id="149" w:author="Roberto Pompei" w:date="2015-01-13T16:20:00Z">
        <w:r w:rsidR="00553312" w:rsidDel="00AF7D41">
          <w:rPr>
            <w:rStyle w:val="hps"/>
            <w:lang w:val="en"/>
          </w:rPr>
          <w:delText>that define the</w:delText>
        </w:r>
        <w:r w:rsidR="00553312" w:rsidDel="00AF7D41">
          <w:rPr>
            <w:lang w:val="en"/>
          </w:rPr>
          <w:delText xml:space="preserve"> </w:delText>
        </w:r>
        <w:r w:rsidR="00553312" w:rsidDel="00AF7D41">
          <w:rPr>
            <w:rStyle w:val="hps"/>
            <w:lang w:val="en"/>
          </w:rPr>
          <w:delText>entry point</w:delText>
        </w:r>
        <w:r w:rsidR="00553312" w:rsidDel="00AF7D41">
          <w:rPr>
            <w:lang w:val="en"/>
          </w:rPr>
          <w:delText xml:space="preserve"> </w:delText>
        </w:r>
        <w:r w:rsidR="00553312" w:rsidDel="00AF7D41">
          <w:rPr>
            <w:rStyle w:val="hps"/>
            <w:lang w:val="en"/>
          </w:rPr>
          <w:delText>used</w:delText>
        </w:r>
        <w:r w:rsidR="00553312" w:rsidDel="00AF7D41">
          <w:rPr>
            <w:lang w:val="en"/>
          </w:rPr>
          <w:delText xml:space="preserve"> </w:delText>
        </w:r>
        <w:r w:rsidR="00553312" w:rsidDel="00AF7D41">
          <w:rPr>
            <w:rStyle w:val="hps"/>
            <w:lang w:val="en"/>
          </w:rPr>
          <w:delText>then</w:delText>
        </w:r>
        <w:r w:rsidR="00553312" w:rsidDel="00AF7D41">
          <w:rPr>
            <w:lang w:val="en"/>
          </w:rPr>
          <w:delText xml:space="preserve"> </w:delText>
        </w:r>
        <w:r w:rsidR="00553312" w:rsidDel="00AF7D41">
          <w:rPr>
            <w:rStyle w:val="hps"/>
            <w:lang w:val="en"/>
          </w:rPr>
          <w:delText>the</w:delText>
        </w:r>
        <w:r w:rsidR="00553312" w:rsidDel="00AF7D41">
          <w:rPr>
            <w:lang w:val="en"/>
          </w:rPr>
          <w:delText xml:space="preserve"> </w:delText>
        </w:r>
        <w:r w:rsidR="00553312" w:rsidDel="00AF7D41">
          <w:rPr>
            <w:rStyle w:val="hps"/>
            <w:lang w:val="en"/>
          </w:rPr>
          <w:delText>class that extends the</w:delText>
        </w:r>
        <w:r w:rsidR="00553312" w:rsidDel="00AF7D41">
          <w:rPr>
            <w:lang w:val="en"/>
          </w:rPr>
          <w:delText xml:space="preserve"> </w:delText>
        </w:r>
        <w:r w:rsidR="00553312" w:rsidDel="00AF7D41">
          <w:rPr>
            <w:rStyle w:val="hps"/>
            <w:lang w:val="en"/>
          </w:rPr>
          <w:delText>same interface</w:delText>
        </w:r>
        <w:r w:rsidR="00553312" w:rsidDel="00AF7D41">
          <w:rPr>
            <w:lang w:val="en"/>
          </w:rPr>
          <w:delText xml:space="preserve"> </w:delText>
        </w:r>
        <w:r w:rsidR="00553312" w:rsidDel="00AF7D41">
          <w:rPr>
            <w:rStyle w:val="hps"/>
            <w:lang w:val="en"/>
          </w:rPr>
          <w:delText>that serves as the</w:delText>
        </w:r>
        <w:r w:rsidR="00553312" w:rsidDel="00AF7D41">
          <w:rPr>
            <w:lang w:val="en"/>
          </w:rPr>
          <w:delText xml:space="preserve"> </w:delText>
        </w:r>
        <w:r w:rsidR="00553312" w:rsidDel="00AF7D41">
          <w:rPr>
            <w:rStyle w:val="hps"/>
            <w:lang w:val="en"/>
          </w:rPr>
          <w:delText>main class</w:delText>
        </w:r>
        <w:r w:rsidR="00553312" w:rsidDel="00AF7D41">
          <w:rPr>
            <w:lang w:val="en"/>
          </w:rPr>
          <w:delText xml:space="preserve"> </w:delText>
        </w:r>
        <w:r w:rsidR="00553312" w:rsidDel="00AF7D41">
          <w:rPr>
            <w:rStyle w:val="hps"/>
            <w:lang w:val="en"/>
          </w:rPr>
          <w:delText>of service</w:delText>
        </w:r>
        <w:r w:rsidR="00553312" w:rsidRPr="00E92FB3" w:rsidDel="00AF7D41">
          <w:rPr>
            <w:lang w:val="en-US"/>
          </w:rPr>
          <w:delText xml:space="preserve"> </w:delText>
        </w:r>
      </w:del>
      <w:r w:rsidR="00992CA2" w:rsidRPr="00E92FB3">
        <w:rPr>
          <w:lang w:val="en-US"/>
        </w:rPr>
        <w:t>(</w:t>
      </w:r>
      <w:r w:rsidR="00992CA2" w:rsidRPr="00E92FB3">
        <w:rPr>
          <w:rFonts w:ascii="Consolas" w:hAnsi="Consolas" w:cs="Consolas"/>
          <w:color w:val="2B91AF"/>
          <w:sz w:val="19"/>
          <w:szCs w:val="19"/>
          <w:highlight w:val="white"/>
          <w:lang w:val="en-US"/>
        </w:rPr>
        <w:t>ServiceBehavior</w:t>
      </w:r>
      <w:r w:rsidR="00992CA2" w:rsidRPr="00E92FB3">
        <w:rPr>
          <w:lang w:val="en-US"/>
        </w:rPr>
        <w:t>)</w:t>
      </w:r>
    </w:p>
    <w:p w:rsidR="00992CA2" w:rsidRPr="00E92FB3" w:rsidRDefault="00553312" w:rsidP="00D05C75">
      <w:pPr>
        <w:rPr>
          <w:lang w:val="en-US"/>
        </w:rPr>
      </w:pPr>
      <w:r>
        <w:rPr>
          <w:rStyle w:val="hps"/>
          <w:lang w:val="en"/>
        </w:rPr>
        <w:t>In</w:t>
      </w:r>
      <w:r>
        <w:rPr>
          <w:rStyle w:val="shorttext"/>
          <w:lang w:val="en"/>
        </w:rPr>
        <w:t xml:space="preserve"> </w:t>
      </w:r>
      <w:r>
        <w:rPr>
          <w:rStyle w:val="hps"/>
          <w:lang w:val="en"/>
        </w:rPr>
        <w:t>this project</w:t>
      </w:r>
      <w:r>
        <w:rPr>
          <w:rStyle w:val="shorttext"/>
          <w:lang w:val="en"/>
        </w:rPr>
        <w:t xml:space="preserve"> </w:t>
      </w:r>
      <w:r>
        <w:rPr>
          <w:rStyle w:val="hps"/>
          <w:lang w:val="en"/>
        </w:rPr>
        <w:t>there are two</w:t>
      </w:r>
      <w:r>
        <w:rPr>
          <w:rStyle w:val="shorttext"/>
          <w:lang w:val="en"/>
        </w:rPr>
        <w:t xml:space="preserve"> </w:t>
      </w:r>
      <w:r>
        <w:rPr>
          <w:rStyle w:val="hps"/>
          <w:lang w:val="en"/>
        </w:rPr>
        <w:t>interfaces</w:t>
      </w:r>
    </w:p>
    <w:p w:rsidR="00992CA2" w:rsidRDefault="00992CA2" w:rsidP="001C147A">
      <w:pPr>
        <w:pStyle w:val="Paragrafoelenco"/>
        <w:numPr>
          <w:ilvl w:val="0"/>
          <w:numId w:val="12"/>
        </w:numPr>
      </w:pPr>
      <w:r w:rsidRPr="00992CA2">
        <w:t>IOnTheFly_SOAP_SDMX_v20</w:t>
      </w:r>
    </w:p>
    <w:p w:rsidR="00992CA2" w:rsidRDefault="00992CA2" w:rsidP="001C147A">
      <w:pPr>
        <w:pStyle w:val="Paragrafoelenco"/>
        <w:numPr>
          <w:ilvl w:val="0"/>
          <w:numId w:val="12"/>
        </w:numPr>
      </w:pPr>
      <w:r w:rsidRPr="00992CA2">
        <w:t>IOnTheFly_SOAP_SDMX_v21</w:t>
      </w:r>
    </w:p>
    <w:p w:rsidR="00553312" w:rsidRDefault="00553312" w:rsidP="001F5DD7">
      <w:pPr>
        <w:rPr>
          <w:rStyle w:val="hps"/>
          <w:lang w:val="en"/>
        </w:rPr>
      </w:pPr>
      <w:r>
        <w:rPr>
          <w:rStyle w:val="hps"/>
          <w:lang w:val="en"/>
        </w:rPr>
        <w:t>One</w:t>
      </w:r>
      <w:r>
        <w:rPr>
          <w:lang w:val="en"/>
        </w:rPr>
        <w:t xml:space="preserve"> </w:t>
      </w:r>
      <w:r>
        <w:rPr>
          <w:rStyle w:val="hps"/>
          <w:lang w:val="en"/>
        </w:rPr>
        <w:t>for SDMX</w:t>
      </w:r>
      <w:r>
        <w:rPr>
          <w:lang w:val="en"/>
        </w:rPr>
        <w:t xml:space="preserve"> </w:t>
      </w:r>
      <w:r>
        <w:rPr>
          <w:rStyle w:val="hps"/>
          <w:lang w:val="en"/>
        </w:rPr>
        <w:t>version</w:t>
      </w:r>
      <w:r>
        <w:rPr>
          <w:lang w:val="en"/>
        </w:rPr>
        <w:t xml:space="preserve"> </w:t>
      </w:r>
      <w:r>
        <w:rPr>
          <w:rStyle w:val="hps"/>
          <w:lang w:val="en"/>
        </w:rPr>
        <w:t>2.0</w:t>
      </w:r>
      <w:r>
        <w:rPr>
          <w:lang w:val="en"/>
        </w:rPr>
        <w:t xml:space="preserve"> </w:t>
      </w:r>
      <w:r>
        <w:rPr>
          <w:rStyle w:val="hps"/>
          <w:lang w:val="en"/>
        </w:rPr>
        <w:t>and the other</w:t>
      </w:r>
      <w:r>
        <w:rPr>
          <w:lang w:val="en"/>
        </w:rPr>
        <w:t xml:space="preserve"> </w:t>
      </w:r>
      <w:r>
        <w:rPr>
          <w:rStyle w:val="hps"/>
          <w:lang w:val="en"/>
        </w:rPr>
        <w:t>for SDMX</w:t>
      </w:r>
      <w:r>
        <w:rPr>
          <w:lang w:val="en"/>
        </w:rPr>
        <w:t xml:space="preserve"> </w:t>
      </w:r>
      <w:r>
        <w:rPr>
          <w:rStyle w:val="hps"/>
          <w:lang w:val="en"/>
        </w:rPr>
        <w:t>version</w:t>
      </w:r>
      <w:r>
        <w:rPr>
          <w:lang w:val="en"/>
        </w:rPr>
        <w:t xml:space="preserve"> </w:t>
      </w:r>
      <w:r>
        <w:rPr>
          <w:rStyle w:val="hps"/>
          <w:lang w:val="en"/>
        </w:rPr>
        <w:t>2.1</w:t>
      </w:r>
    </w:p>
    <w:p w:rsidR="001F5DD7" w:rsidRPr="00E92FB3" w:rsidRDefault="00553312">
      <w:pPr>
        <w:rPr>
          <w:lang w:val="en-US"/>
        </w:rPr>
      </w:pPr>
      <w:del w:id="150" w:author="Roberto Pompei" w:date="2015-01-13T16:42:00Z">
        <w:r w:rsidDel="00DD5AD6">
          <w:rPr>
            <w:rStyle w:val="hps"/>
            <w:lang w:val="en"/>
          </w:rPr>
          <w:delText>After arriving</w:delText>
        </w:r>
        <w:r w:rsidDel="00DD5AD6">
          <w:rPr>
            <w:lang w:val="en"/>
          </w:rPr>
          <w:delText xml:space="preserve">, </w:delText>
        </w:r>
      </w:del>
      <w:ins w:id="151" w:author="Roberto Pompei" w:date="2015-01-13T16:42:00Z">
        <w:r w:rsidR="00DD5AD6">
          <w:rPr>
            <w:lang w:val="en"/>
          </w:rPr>
          <w:t>T</w:t>
        </w:r>
      </w:ins>
      <w:del w:id="152" w:author="Roberto Pompei" w:date="2015-01-13T16:41:00Z">
        <w:r w:rsidDel="00DD5AD6">
          <w:rPr>
            <w:lang w:val="en"/>
          </w:rPr>
          <w:delText>t</w:delText>
        </w:r>
      </w:del>
      <w:r>
        <w:rPr>
          <w:lang w:val="en"/>
        </w:rPr>
        <w:t xml:space="preserve">he query </w:t>
      </w:r>
      <w:r>
        <w:rPr>
          <w:rStyle w:val="hps"/>
          <w:lang w:val="en"/>
        </w:rPr>
        <w:t>is processed</w:t>
      </w:r>
      <w:r>
        <w:rPr>
          <w:lang w:val="en"/>
        </w:rPr>
        <w:t xml:space="preserve"> </w:t>
      </w:r>
      <w:r>
        <w:rPr>
          <w:rStyle w:val="hps"/>
          <w:lang w:val="en"/>
        </w:rPr>
        <w:t>and</w:t>
      </w:r>
      <w:ins w:id="153" w:author="Roberto Pompei" w:date="2015-01-13T16:42:00Z">
        <w:r w:rsidR="00DD5AD6">
          <w:rPr>
            <w:rStyle w:val="hps"/>
            <w:lang w:val="en"/>
          </w:rPr>
          <w:t xml:space="preserve"> then</w:t>
        </w:r>
      </w:ins>
      <w:r>
        <w:rPr>
          <w:lang w:val="en"/>
        </w:rPr>
        <w:t xml:space="preserve"> </w:t>
      </w:r>
      <w:r>
        <w:rPr>
          <w:rStyle w:val="hps"/>
          <w:lang w:val="en"/>
        </w:rPr>
        <w:t>are created</w:t>
      </w:r>
      <w:r>
        <w:rPr>
          <w:lang w:val="en"/>
        </w:rPr>
        <w:t xml:space="preserve"> </w:t>
      </w:r>
      <w:r>
        <w:rPr>
          <w:rStyle w:val="hps"/>
          <w:lang w:val="en"/>
        </w:rPr>
        <w:t>structures</w:t>
      </w:r>
      <w:r>
        <w:rPr>
          <w:lang w:val="en"/>
        </w:rPr>
        <w:t xml:space="preserve"> </w:t>
      </w:r>
      <w:r>
        <w:rPr>
          <w:rStyle w:val="hps"/>
          <w:lang w:val="en"/>
        </w:rPr>
        <w:t>that indicate</w:t>
      </w:r>
      <w:r>
        <w:rPr>
          <w:lang w:val="en"/>
        </w:rPr>
        <w:t xml:space="preserve"> </w:t>
      </w:r>
      <w:r>
        <w:rPr>
          <w:rStyle w:val="hps"/>
          <w:lang w:val="en"/>
        </w:rPr>
        <w:t>the version</w:t>
      </w:r>
      <w:r>
        <w:rPr>
          <w:lang w:val="en"/>
        </w:rPr>
        <w:t xml:space="preserve"> </w:t>
      </w:r>
      <w:r>
        <w:rPr>
          <w:rStyle w:val="hps"/>
          <w:lang w:val="en"/>
        </w:rPr>
        <w:t>and type</w:t>
      </w:r>
      <w:r>
        <w:rPr>
          <w:lang w:val="en"/>
        </w:rPr>
        <w:t xml:space="preserve">, </w:t>
      </w:r>
      <w:r>
        <w:rPr>
          <w:rStyle w:val="hps"/>
          <w:lang w:val="en"/>
        </w:rPr>
        <w:t>if</w:t>
      </w:r>
      <w:r>
        <w:rPr>
          <w:lang w:val="en"/>
        </w:rPr>
        <w:t xml:space="preserve"> </w:t>
      </w:r>
      <w:ins w:id="154" w:author="Roberto Pompei" w:date="2015-01-13T16:42:00Z">
        <w:r w:rsidR="00DD5AD6">
          <w:rPr>
            <w:lang w:val="en"/>
          </w:rPr>
          <w:t xml:space="preserve">are </w:t>
        </w:r>
      </w:ins>
      <w:r>
        <w:rPr>
          <w:rStyle w:val="hps"/>
          <w:lang w:val="en"/>
        </w:rPr>
        <w:t>requested</w:t>
      </w:r>
      <w:r>
        <w:rPr>
          <w:lang w:val="en"/>
        </w:rPr>
        <w:t xml:space="preserve"> </w:t>
      </w:r>
      <w:ins w:id="155" w:author="Roberto Pompei" w:date="2015-01-13T16:42:00Z">
        <w:r w:rsidR="00DD5AD6">
          <w:rPr>
            <w:lang w:val="en"/>
          </w:rPr>
          <w:t xml:space="preserve">also </w:t>
        </w:r>
      </w:ins>
      <w:r>
        <w:rPr>
          <w:rStyle w:val="hps"/>
          <w:lang w:val="en"/>
        </w:rPr>
        <w:t>data or</w:t>
      </w:r>
      <w:r>
        <w:rPr>
          <w:lang w:val="en"/>
        </w:rPr>
        <w:t xml:space="preserve"> </w:t>
      </w:r>
      <w:r>
        <w:rPr>
          <w:rStyle w:val="hps"/>
          <w:lang w:val="en"/>
        </w:rPr>
        <w:t>metadata</w:t>
      </w:r>
      <w:ins w:id="156" w:author="Roberto Pompei" w:date="2015-01-13T16:42:00Z">
        <w:r w:rsidR="00DD5AD6">
          <w:rPr>
            <w:lang w:val="en"/>
          </w:rPr>
          <w:t>.</w:t>
        </w:r>
      </w:ins>
      <w:del w:id="157" w:author="Roberto Pompei" w:date="2015-01-13T16:42:00Z">
        <w:r w:rsidDel="00DD5AD6">
          <w:rPr>
            <w:lang w:val="en"/>
          </w:rPr>
          <w:delText>,</w:delText>
        </w:r>
      </w:del>
      <w:r>
        <w:rPr>
          <w:lang w:val="en"/>
        </w:rPr>
        <w:t xml:space="preserve"> </w:t>
      </w:r>
      <w:ins w:id="158" w:author="Roberto Pompei" w:date="2015-01-13T16:42:00Z">
        <w:r w:rsidR="00DD5AD6">
          <w:rPr>
            <w:lang w:val="en"/>
          </w:rPr>
          <w:t>I</w:t>
        </w:r>
      </w:ins>
      <w:del w:id="159" w:author="Roberto Pompei" w:date="2015-01-13T16:42:00Z">
        <w:r w:rsidDel="00DD5AD6">
          <w:rPr>
            <w:rStyle w:val="hps"/>
            <w:lang w:val="en"/>
          </w:rPr>
          <w:delText>i</w:delText>
        </w:r>
      </w:del>
      <w:r>
        <w:rPr>
          <w:rStyle w:val="hps"/>
          <w:lang w:val="en"/>
        </w:rPr>
        <w:t>n the case of</w:t>
      </w:r>
      <w:r>
        <w:rPr>
          <w:lang w:val="en"/>
        </w:rPr>
        <w:t xml:space="preserve"> </w:t>
      </w:r>
      <w:r>
        <w:rPr>
          <w:rStyle w:val="hps"/>
          <w:lang w:val="en"/>
        </w:rPr>
        <w:t>Metadata</w:t>
      </w:r>
      <w:r>
        <w:rPr>
          <w:lang w:val="en"/>
        </w:rPr>
        <w:t xml:space="preserve"> </w:t>
      </w:r>
      <w:r>
        <w:rPr>
          <w:rStyle w:val="hps"/>
          <w:lang w:val="en"/>
        </w:rPr>
        <w:t>is</w:t>
      </w:r>
      <w:r>
        <w:rPr>
          <w:lang w:val="en"/>
        </w:rPr>
        <w:t xml:space="preserve"> </w:t>
      </w:r>
      <w:r>
        <w:rPr>
          <w:rStyle w:val="hps"/>
          <w:lang w:val="en"/>
        </w:rPr>
        <w:t>made a</w:t>
      </w:r>
      <w:r>
        <w:rPr>
          <w:lang w:val="en"/>
        </w:rPr>
        <w:t xml:space="preserve"> </w:t>
      </w:r>
      <w:r>
        <w:rPr>
          <w:rStyle w:val="hps"/>
          <w:lang w:val="en"/>
        </w:rPr>
        <w:t>pre</w:t>
      </w:r>
      <w:r>
        <w:rPr>
          <w:rStyle w:val="atn"/>
          <w:lang w:val="en"/>
        </w:rPr>
        <w:t>-</w:t>
      </w:r>
      <w:r>
        <w:rPr>
          <w:lang w:val="en"/>
        </w:rPr>
        <w:t xml:space="preserve">parsing </w:t>
      </w:r>
      <w:r>
        <w:rPr>
          <w:rStyle w:val="hps"/>
          <w:lang w:val="en"/>
        </w:rPr>
        <w:t>of the query</w:t>
      </w:r>
      <w:r>
        <w:rPr>
          <w:lang w:val="en"/>
        </w:rPr>
        <w:t xml:space="preserve"> </w:t>
      </w:r>
      <w:r>
        <w:rPr>
          <w:rStyle w:val="hps"/>
          <w:lang w:val="en"/>
        </w:rPr>
        <w:t>to check</w:t>
      </w:r>
      <w:r>
        <w:rPr>
          <w:lang w:val="en"/>
        </w:rPr>
        <w:t xml:space="preserve"> </w:t>
      </w:r>
      <w:r>
        <w:rPr>
          <w:rStyle w:val="hps"/>
          <w:lang w:val="en"/>
        </w:rPr>
        <w:t>the correctness</w:t>
      </w:r>
      <w:r>
        <w:rPr>
          <w:lang w:val="en"/>
        </w:rPr>
        <w:t xml:space="preserve"> </w:t>
      </w:r>
      <w:r>
        <w:rPr>
          <w:rStyle w:val="hps"/>
          <w:lang w:val="en"/>
        </w:rPr>
        <w:t>or</w:t>
      </w:r>
      <w:r>
        <w:rPr>
          <w:lang w:val="en"/>
        </w:rPr>
        <w:t xml:space="preserve"> </w:t>
      </w:r>
      <w:r>
        <w:rPr>
          <w:rStyle w:val="hps"/>
          <w:lang w:val="en"/>
        </w:rPr>
        <w:t>the existence</w:t>
      </w:r>
      <w:r>
        <w:rPr>
          <w:lang w:val="en"/>
        </w:rPr>
        <w:t xml:space="preserve"> </w:t>
      </w:r>
      <w:r>
        <w:rPr>
          <w:rStyle w:val="hps"/>
          <w:lang w:val="en"/>
        </w:rPr>
        <w:t>within the project</w:t>
      </w:r>
      <w:r>
        <w:rPr>
          <w:lang w:val="en"/>
        </w:rPr>
        <w:t xml:space="preserve"> </w:t>
      </w:r>
      <w:r>
        <w:rPr>
          <w:rStyle w:val="hps"/>
          <w:lang w:val="en"/>
        </w:rPr>
        <w:t>of the</w:t>
      </w:r>
      <w:r>
        <w:rPr>
          <w:lang w:val="en"/>
        </w:rPr>
        <w:t xml:space="preserve"> </w:t>
      </w:r>
      <w:r>
        <w:rPr>
          <w:rStyle w:val="hps"/>
          <w:lang w:val="en"/>
        </w:rPr>
        <w:t>required functionality</w:t>
      </w:r>
      <w:r>
        <w:rPr>
          <w:lang w:val="en"/>
        </w:rPr>
        <w:t>.</w:t>
      </w:r>
      <w:r>
        <w:rPr>
          <w:lang w:val="en"/>
        </w:rPr>
        <w:br/>
      </w:r>
      <w:r>
        <w:rPr>
          <w:lang w:val="en"/>
        </w:rPr>
        <w:br/>
      </w:r>
      <w:r>
        <w:rPr>
          <w:rStyle w:val="hps"/>
          <w:lang w:val="en"/>
        </w:rPr>
        <w:t>At this point</w:t>
      </w:r>
      <w:r>
        <w:rPr>
          <w:lang w:val="en"/>
        </w:rPr>
        <w:t xml:space="preserve"> </w:t>
      </w:r>
      <w:r>
        <w:rPr>
          <w:rStyle w:val="hps"/>
          <w:lang w:val="en"/>
        </w:rPr>
        <w:t>everything</w:t>
      </w:r>
      <w:r>
        <w:rPr>
          <w:lang w:val="en"/>
        </w:rPr>
        <w:t xml:space="preserve"> </w:t>
      </w:r>
      <w:r>
        <w:rPr>
          <w:rStyle w:val="hps"/>
          <w:lang w:val="en"/>
        </w:rPr>
        <w:t>is passed to</w:t>
      </w:r>
      <w:r>
        <w:rPr>
          <w:lang w:val="en"/>
        </w:rPr>
        <w:t xml:space="preserve"> </w:t>
      </w:r>
      <w:r>
        <w:rPr>
          <w:rStyle w:val="hps"/>
          <w:lang w:val="en"/>
        </w:rPr>
        <w:t>FlyEngine</w:t>
      </w:r>
      <w:r>
        <w:rPr>
          <w:lang w:val="en"/>
        </w:rPr>
        <w:t xml:space="preserve"> </w:t>
      </w:r>
      <w:r>
        <w:rPr>
          <w:rStyle w:val="hps"/>
          <w:lang w:val="en"/>
        </w:rPr>
        <w:t>that</w:t>
      </w:r>
      <w:r>
        <w:rPr>
          <w:lang w:val="en"/>
        </w:rPr>
        <w:t xml:space="preserve"> </w:t>
      </w:r>
      <w:r>
        <w:rPr>
          <w:rStyle w:val="hps"/>
          <w:lang w:val="en"/>
        </w:rPr>
        <w:t>respond with</w:t>
      </w:r>
      <w:r>
        <w:rPr>
          <w:lang w:val="en"/>
        </w:rPr>
        <w:t xml:space="preserve"> </w:t>
      </w:r>
      <w:r>
        <w:rPr>
          <w:rStyle w:val="hps"/>
          <w:lang w:val="en"/>
        </w:rPr>
        <w:t>an object</w:t>
      </w:r>
      <w:r>
        <w:rPr>
          <w:lang w:val="en"/>
        </w:rPr>
        <w:t xml:space="preserve"> </w:t>
      </w:r>
      <w:r>
        <w:rPr>
          <w:rStyle w:val="hps"/>
          <w:lang w:val="en"/>
        </w:rPr>
        <w:t>that indicates the response</w:t>
      </w:r>
      <w:r>
        <w:rPr>
          <w:lang w:val="en"/>
        </w:rPr>
        <w:t xml:space="preserve"> </w:t>
      </w:r>
      <w:r>
        <w:rPr>
          <w:rStyle w:val="hps"/>
          <w:lang w:val="en"/>
        </w:rPr>
        <w:t>or</w:t>
      </w:r>
      <w:r>
        <w:rPr>
          <w:lang w:val="en"/>
        </w:rPr>
        <w:t xml:space="preserve"> </w:t>
      </w:r>
      <w:r>
        <w:rPr>
          <w:rStyle w:val="hps"/>
          <w:lang w:val="en"/>
        </w:rPr>
        <w:t>the</w:t>
      </w:r>
      <w:r>
        <w:rPr>
          <w:lang w:val="en"/>
        </w:rPr>
        <w:t xml:space="preserve"> </w:t>
      </w:r>
      <w:r>
        <w:rPr>
          <w:rStyle w:val="hps"/>
          <w:lang w:val="en"/>
        </w:rPr>
        <w:t xml:space="preserve">error </w:t>
      </w:r>
      <w:del w:id="160" w:author="Roberto Pompei" w:date="2015-01-13T16:43:00Z">
        <w:r w:rsidDel="00DD5AD6">
          <w:rPr>
            <w:rStyle w:val="hps"/>
            <w:lang w:val="en"/>
          </w:rPr>
          <w:delText>to</w:delText>
        </w:r>
      </w:del>
      <w:ins w:id="161" w:author="Roberto Pompei" w:date="2015-01-13T16:43:00Z">
        <w:r w:rsidR="00DD5AD6">
          <w:rPr>
            <w:rStyle w:val="hps"/>
            <w:lang w:val="en"/>
          </w:rPr>
          <w:t xml:space="preserve"> that </w:t>
        </w:r>
      </w:ins>
      <w:r>
        <w:rPr>
          <w:lang w:val="en"/>
        </w:rPr>
        <w:t xml:space="preserve"> </w:t>
      </w:r>
      <w:r>
        <w:rPr>
          <w:rStyle w:val="hps"/>
          <w:lang w:val="en"/>
        </w:rPr>
        <w:t>return to the user</w:t>
      </w:r>
      <w:r>
        <w:rPr>
          <w:lang w:val="en"/>
        </w:rPr>
        <w:t xml:space="preserve">. </w:t>
      </w:r>
      <w:r>
        <w:rPr>
          <w:rStyle w:val="hps"/>
          <w:lang w:val="en"/>
        </w:rPr>
        <w:t>This object</w:t>
      </w:r>
      <w:r>
        <w:rPr>
          <w:lang w:val="en"/>
        </w:rPr>
        <w:t xml:space="preserve"> </w:t>
      </w:r>
      <w:r>
        <w:rPr>
          <w:rStyle w:val="hps"/>
          <w:lang w:val="en"/>
        </w:rPr>
        <w:t>is encapsulated</w:t>
      </w:r>
      <w:r>
        <w:rPr>
          <w:lang w:val="en"/>
        </w:rPr>
        <w:t xml:space="preserve"> </w:t>
      </w:r>
      <w:r>
        <w:rPr>
          <w:rStyle w:val="hps"/>
          <w:lang w:val="en"/>
        </w:rPr>
        <w:t>in</w:t>
      </w:r>
      <w:r>
        <w:rPr>
          <w:lang w:val="en"/>
        </w:rPr>
        <w:t xml:space="preserve"> </w:t>
      </w:r>
      <w:r>
        <w:rPr>
          <w:rStyle w:val="hps"/>
          <w:lang w:val="en"/>
        </w:rPr>
        <w:t>a SOAP message</w:t>
      </w:r>
      <w:r>
        <w:rPr>
          <w:lang w:val="en"/>
        </w:rPr>
        <w:t xml:space="preserve"> </w:t>
      </w:r>
      <w:r>
        <w:rPr>
          <w:rStyle w:val="hps"/>
          <w:lang w:val="en"/>
        </w:rPr>
        <w:t>and</w:t>
      </w:r>
      <w:r>
        <w:rPr>
          <w:lang w:val="en"/>
        </w:rPr>
        <w:t xml:space="preserve"> </w:t>
      </w:r>
      <w:r>
        <w:rPr>
          <w:rStyle w:val="hps"/>
          <w:lang w:val="en"/>
        </w:rPr>
        <w:t>is</w:t>
      </w:r>
      <w:r>
        <w:rPr>
          <w:lang w:val="en"/>
        </w:rPr>
        <w:t xml:space="preserve"> </w:t>
      </w:r>
      <w:r>
        <w:rPr>
          <w:rStyle w:val="hps"/>
          <w:lang w:val="en"/>
        </w:rPr>
        <w:t>turned over</w:t>
      </w:r>
      <w:r>
        <w:rPr>
          <w:lang w:val="en"/>
        </w:rPr>
        <w:t xml:space="preserve"> </w:t>
      </w:r>
      <w:r>
        <w:rPr>
          <w:rStyle w:val="hps"/>
          <w:lang w:val="en"/>
        </w:rPr>
        <w:t>to the user.</w:t>
      </w:r>
    </w:p>
    <w:p w:rsidR="001F5DD7" w:rsidRDefault="00495781" w:rsidP="001F5DD7">
      <w:r>
        <w:pict>
          <v:shape id="_x0000_i1029" type="#_x0000_t75" style="width:478.45pt;height:311.95pt">
            <v:imagedata r:id="rId14" o:title="SOAPSdmxCD - LC"/>
          </v:shape>
        </w:pict>
      </w:r>
    </w:p>
    <w:p w:rsidR="000801AD" w:rsidRDefault="000801AD">
      <w:r>
        <w:br w:type="page"/>
      </w:r>
    </w:p>
    <w:p w:rsidR="00D105A0" w:rsidRPr="00E92FB3" w:rsidRDefault="00D105A0" w:rsidP="00D05C75">
      <w:pPr>
        <w:pStyle w:val="Titolo3"/>
        <w:rPr>
          <w:lang w:val="en-US"/>
        </w:rPr>
      </w:pPr>
      <w:bookmarkStart w:id="162" w:name="_Toc408584680"/>
      <w:r w:rsidRPr="00E92FB3">
        <w:rPr>
          <w:lang w:val="en-US"/>
        </w:rPr>
        <w:lastRenderedPageBreak/>
        <w:t>RestSdmw</w:t>
      </w:r>
      <w:bookmarkEnd w:id="162"/>
    </w:p>
    <w:p w:rsidR="00165FAC" w:rsidRDefault="00165FAC" w:rsidP="00165FAC">
      <w:pPr>
        <w:rPr>
          <w:rStyle w:val="hps"/>
          <w:lang w:val="en"/>
        </w:rPr>
      </w:pPr>
      <w:r>
        <w:rPr>
          <w:rStyle w:val="hps"/>
          <w:lang w:val="en"/>
        </w:rPr>
        <w:t>This</w:t>
      </w:r>
      <w:r>
        <w:rPr>
          <w:lang w:val="en"/>
        </w:rPr>
        <w:t xml:space="preserve"> </w:t>
      </w:r>
      <w:r>
        <w:rPr>
          <w:rStyle w:val="hps"/>
          <w:lang w:val="en"/>
        </w:rPr>
        <w:t>project</w:t>
      </w:r>
      <w:r>
        <w:rPr>
          <w:lang w:val="en"/>
        </w:rPr>
        <w:t xml:space="preserve"> </w:t>
      </w:r>
      <w:r>
        <w:rPr>
          <w:rStyle w:val="hps"/>
          <w:lang w:val="en"/>
        </w:rPr>
        <w:t>was created as a</w:t>
      </w:r>
      <w:r>
        <w:rPr>
          <w:lang w:val="en"/>
        </w:rPr>
        <w:t xml:space="preserve"> </w:t>
      </w:r>
      <w:r>
        <w:rPr>
          <w:rStyle w:val="hps"/>
          <w:lang w:val="en"/>
        </w:rPr>
        <w:t>simple</w:t>
      </w:r>
      <w:r>
        <w:rPr>
          <w:lang w:val="en"/>
        </w:rPr>
        <w:t xml:space="preserve"> </w:t>
      </w:r>
      <w:r>
        <w:rPr>
          <w:rStyle w:val="hps"/>
          <w:lang w:val="en"/>
        </w:rPr>
        <w:t>library of</w:t>
      </w:r>
      <w:r>
        <w:rPr>
          <w:lang w:val="en"/>
        </w:rPr>
        <w:t xml:space="preserve"> </w:t>
      </w:r>
      <w:r>
        <w:rPr>
          <w:rStyle w:val="hps"/>
          <w:lang w:val="en"/>
        </w:rPr>
        <w:t>classes</w:t>
      </w:r>
      <w:r>
        <w:rPr>
          <w:lang w:val="en"/>
        </w:rPr>
        <w:t xml:space="preserve">, </w:t>
      </w:r>
      <w:ins w:id="163" w:author="Roberto Pompei" w:date="2015-01-13T16:43:00Z">
        <w:r w:rsidR="00501A19">
          <w:rPr>
            <w:lang w:val="en"/>
          </w:rPr>
          <w:t xml:space="preserve">it </w:t>
        </w:r>
      </w:ins>
      <w:r>
        <w:rPr>
          <w:rStyle w:val="hps"/>
          <w:lang w:val="en"/>
        </w:rPr>
        <w:t>will be</w:t>
      </w:r>
      <w:r>
        <w:rPr>
          <w:lang w:val="en"/>
        </w:rPr>
        <w:t xml:space="preserve"> </w:t>
      </w:r>
      <w:r>
        <w:rPr>
          <w:rStyle w:val="hps"/>
          <w:lang w:val="en"/>
        </w:rPr>
        <w:t>loaded as a</w:t>
      </w:r>
      <w:r>
        <w:rPr>
          <w:lang w:val="en"/>
        </w:rPr>
        <w:t xml:space="preserve"> </w:t>
      </w:r>
      <w:r>
        <w:rPr>
          <w:rStyle w:val="hps"/>
          <w:lang w:val="en"/>
        </w:rPr>
        <w:t>WCF</w:t>
      </w:r>
      <w:r>
        <w:rPr>
          <w:lang w:val="en"/>
        </w:rPr>
        <w:t xml:space="preserve"> </w:t>
      </w:r>
      <w:r>
        <w:rPr>
          <w:rStyle w:val="hps"/>
          <w:lang w:val="en"/>
        </w:rPr>
        <w:t>Web</w:t>
      </w:r>
      <w:r>
        <w:rPr>
          <w:lang w:val="en"/>
        </w:rPr>
        <w:t xml:space="preserve"> </w:t>
      </w:r>
      <w:r>
        <w:rPr>
          <w:rStyle w:val="hps"/>
          <w:lang w:val="en"/>
        </w:rPr>
        <w:t>Service.</w:t>
      </w:r>
    </w:p>
    <w:p w:rsidR="00165FAC" w:rsidRPr="00E92FB3" w:rsidRDefault="004B4419" w:rsidP="00165FAC">
      <w:pPr>
        <w:rPr>
          <w:lang w:val="en-US"/>
        </w:rPr>
      </w:pPr>
      <w:ins w:id="164" w:author="Roberto Pompei" w:date="2015-01-13T16:45:00Z">
        <w:r w:rsidRPr="00AF7D41">
          <w:rPr>
            <w:rStyle w:val="hps"/>
            <w:lang w:val="en"/>
          </w:rPr>
          <w:t xml:space="preserve">Like all the webservices, it's composed by interfaces </w:t>
        </w:r>
      </w:ins>
      <w:del w:id="165" w:author="Roberto Pompei" w:date="2015-01-13T16:45:00Z">
        <w:r w:rsidR="00165FAC" w:rsidDel="004B4419">
          <w:rPr>
            <w:rStyle w:val="hps"/>
            <w:lang w:val="en"/>
          </w:rPr>
          <w:delText>As with all</w:delText>
        </w:r>
        <w:r w:rsidR="00165FAC" w:rsidDel="004B4419">
          <w:rPr>
            <w:lang w:val="en"/>
          </w:rPr>
          <w:delText xml:space="preserve"> </w:delText>
        </w:r>
        <w:r w:rsidR="00165FAC" w:rsidDel="004B4419">
          <w:rPr>
            <w:rStyle w:val="hps"/>
            <w:lang w:val="en"/>
          </w:rPr>
          <w:delText>webservice</w:delText>
        </w:r>
        <w:r w:rsidR="00165FAC" w:rsidDel="004B4419">
          <w:rPr>
            <w:lang w:val="en"/>
          </w:rPr>
          <w:delText xml:space="preserve"> </w:delText>
        </w:r>
        <w:r w:rsidR="00165FAC" w:rsidDel="004B4419">
          <w:rPr>
            <w:rStyle w:val="hps"/>
            <w:lang w:val="en"/>
          </w:rPr>
          <w:delText>consists of</w:delText>
        </w:r>
        <w:r w:rsidR="00165FAC" w:rsidDel="004B4419">
          <w:rPr>
            <w:lang w:val="en"/>
          </w:rPr>
          <w:delText xml:space="preserve"> </w:delText>
        </w:r>
        <w:r w:rsidR="00165FAC" w:rsidDel="004B4419">
          <w:rPr>
            <w:rStyle w:val="hps"/>
            <w:lang w:val="en"/>
          </w:rPr>
          <w:delText>interfaces</w:delText>
        </w:r>
        <w:r w:rsidR="00165FAC" w:rsidRPr="00E92FB3" w:rsidDel="004B4419">
          <w:rPr>
            <w:lang w:val="en-US"/>
          </w:rPr>
          <w:delText xml:space="preserve"> </w:delText>
        </w:r>
      </w:del>
      <w:r w:rsidR="00165FAC" w:rsidRPr="00E92FB3">
        <w:rPr>
          <w:lang w:val="en-US"/>
        </w:rPr>
        <w:t>(</w:t>
      </w:r>
      <w:r w:rsidR="00165FAC" w:rsidRPr="00E92FB3">
        <w:rPr>
          <w:rFonts w:ascii="Consolas" w:hAnsi="Consolas" w:cs="Consolas"/>
          <w:color w:val="2B91AF"/>
          <w:sz w:val="19"/>
          <w:szCs w:val="19"/>
          <w:highlight w:val="white"/>
          <w:lang w:val="en-US"/>
        </w:rPr>
        <w:t>ServiceContract</w:t>
      </w:r>
      <w:r w:rsidR="00165FAC" w:rsidRPr="00E92FB3">
        <w:rPr>
          <w:lang w:val="en-US"/>
        </w:rPr>
        <w:t xml:space="preserve">) </w:t>
      </w:r>
      <w:ins w:id="166" w:author="Roberto Pompei" w:date="2015-01-13T16:46:00Z">
        <w:r w:rsidRPr="00E92FB3">
          <w:rPr>
            <w:lang w:val="en-US"/>
          </w:rPr>
          <w:t xml:space="preserve">) </w:t>
        </w:r>
        <w:r w:rsidRPr="00AF7D41">
          <w:rPr>
            <w:rStyle w:val="hps"/>
            <w:lang w:val="en"/>
          </w:rPr>
          <w:t xml:space="preserve">that define the entry point that will be used by a class. This class extends the same interface that will serve as the main class of service </w:t>
        </w:r>
      </w:ins>
      <w:del w:id="167" w:author="Roberto Pompei" w:date="2015-01-13T16:46:00Z">
        <w:r w:rsidR="00165FAC" w:rsidDel="004B4419">
          <w:rPr>
            <w:rStyle w:val="hps"/>
            <w:lang w:val="en"/>
          </w:rPr>
          <w:delText>that define the</w:delText>
        </w:r>
        <w:r w:rsidR="00165FAC" w:rsidDel="004B4419">
          <w:rPr>
            <w:lang w:val="en"/>
          </w:rPr>
          <w:delText xml:space="preserve"> </w:delText>
        </w:r>
        <w:r w:rsidR="00165FAC" w:rsidDel="004B4419">
          <w:rPr>
            <w:rStyle w:val="hps"/>
            <w:lang w:val="en"/>
          </w:rPr>
          <w:delText>entry point</w:delText>
        </w:r>
        <w:r w:rsidR="00165FAC" w:rsidDel="004B4419">
          <w:rPr>
            <w:lang w:val="en"/>
          </w:rPr>
          <w:delText xml:space="preserve"> </w:delText>
        </w:r>
        <w:r w:rsidR="00165FAC" w:rsidDel="004B4419">
          <w:rPr>
            <w:rStyle w:val="hps"/>
            <w:lang w:val="en"/>
          </w:rPr>
          <w:delText>used</w:delText>
        </w:r>
        <w:r w:rsidR="00165FAC" w:rsidDel="004B4419">
          <w:rPr>
            <w:lang w:val="en"/>
          </w:rPr>
          <w:delText xml:space="preserve"> </w:delText>
        </w:r>
        <w:r w:rsidR="00165FAC" w:rsidDel="004B4419">
          <w:rPr>
            <w:rStyle w:val="hps"/>
            <w:lang w:val="en"/>
          </w:rPr>
          <w:delText>then</w:delText>
        </w:r>
        <w:r w:rsidR="00165FAC" w:rsidDel="004B4419">
          <w:rPr>
            <w:lang w:val="en"/>
          </w:rPr>
          <w:delText xml:space="preserve"> </w:delText>
        </w:r>
        <w:r w:rsidR="00165FAC" w:rsidDel="004B4419">
          <w:rPr>
            <w:rStyle w:val="hps"/>
            <w:lang w:val="en"/>
          </w:rPr>
          <w:delText>the</w:delText>
        </w:r>
        <w:r w:rsidR="00165FAC" w:rsidDel="004B4419">
          <w:rPr>
            <w:lang w:val="en"/>
          </w:rPr>
          <w:delText xml:space="preserve"> </w:delText>
        </w:r>
        <w:r w:rsidR="00165FAC" w:rsidDel="004B4419">
          <w:rPr>
            <w:rStyle w:val="hps"/>
            <w:lang w:val="en"/>
          </w:rPr>
          <w:delText>class that extends the</w:delText>
        </w:r>
        <w:r w:rsidR="00165FAC" w:rsidDel="004B4419">
          <w:rPr>
            <w:lang w:val="en"/>
          </w:rPr>
          <w:delText xml:space="preserve"> </w:delText>
        </w:r>
        <w:r w:rsidR="00165FAC" w:rsidDel="004B4419">
          <w:rPr>
            <w:rStyle w:val="hps"/>
            <w:lang w:val="en"/>
          </w:rPr>
          <w:delText>same interface</w:delText>
        </w:r>
        <w:r w:rsidR="00165FAC" w:rsidDel="004B4419">
          <w:rPr>
            <w:lang w:val="en"/>
          </w:rPr>
          <w:delText xml:space="preserve"> </w:delText>
        </w:r>
        <w:r w:rsidR="00165FAC" w:rsidDel="004B4419">
          <w:rPr>
            <w:rStyle w:val="hps"/>
            <w:lang w:val="en"/>
          </w:rPr>
          <w:delText>that serves as the</w:delText>
        </w:r>
        <w:r w:rsidR="00165FAC" w:rsidDel="004B4419">
          <w:rPr>
            <w:lang w:val="en"/>
          </w:rPr>
          <w:delText xml:space="preserve"> </w:delText>
        </w:r>
        <w:r w:rsidR="00165FAC" w:rsidDel="004B4419">
          <w:rPr>
            <w:rStyle w:val="hps"/>
            <w:lang w:val="en"/>
          </w:rPr>
          <w:delText>main class</w:delText>
        </w:r>
        <w:r w:rsidR="00165FAC" w:rsidDel="004B4419">
          <w:rPr>
            <w:lang w:val="en"/>
          </w:rPr>
          <w:delText xml:space="preserve"> </w:delText>
        </w:r>
        <w:r w:rsidR="00165FAC" w:rsidDel="004B4419">
          <w:rPr>
            <w:rStyle w:val="hps"/>
            <w:lang w:val="en"/>
          </w:rPr>
          <w:delText>of service</w:delText>
        </w:r>
        <w:r w:rsidR="00165FAC" w:rsidRPr="00E92FB3" w:rsidDel="004B4419">
          <w:rPr>
            <w:lang w:val="en-US"/>
          </w:rPr>
          <w:delText xml:space="preserve"> </w:delText>
        </w:r>
      </w:del>
      <w:r w:rsidR="00165FAC" w:rsidRPr="00E92FB3">
        <w:rPr>
          <w:lang w:val="en-US"/>
        </w:rPr>
        <w:t>(</w:t>
      </w:r>
      <w:r w:rsidR="00165FAC" w:rsidRPr="00E92FB3">
        <w:rPr>
          <w:rFonts w:ascii="Consolas" w:hAnsi="Consolas" w:cs="Consolas"/>
          <w:color w:val="2B91AF"/>
          <w:sz w:val="19"/>
          <w:szCs w:val="19"/>
          <w:highlight w:val="white"/>
          <w:lang w:val="en-US"/>
        </w:rPr>
        <w:t>ServiceBehavior</w:t>
      </w:r>
      <w:r w:rsidR="00165FAC" w:rsidRPr="00E92FB3">
        <w:rPr>
          <w:lang w:val="en-US"/>
        </w:rPr>
        <w:t>)</w:t>
      </w:r>
    </w:p>
    <w:p w:rsidR="00165FAC" w:rsidRPr="00E92FB3" w:rsidRDefault="00165FAC" w:rsidP="00165FAC">
      <w:pPr>
        <w:rPr>
          <w:lang w:val="en-US"/>
        </w:rPr>
      </w:pPr>
      <w:r>
        <w:rPr>
          <w:rStyle w:val="hps"/>
          <w:lang w:val="en"/>
        </w:rPr>
        <w:t>In</w:t>
      </w:r>
      <w:r>
        <w:rPr>
          <w:rStyle w:val="shorttext"/>
          <w:lang w:val="en"/>
        </w:rPr>
        <w:t xml:space="preserve"> </w:t>
      </w:r>
      <w:r>
        <w:rPr>
          <w:rStyle w:val="hps"/>
          <w:lang w:val="en"/>
        </w:rPr>
        <w:t>this project</w:t>
      </w:r>
      <w:r>
        <w:rPr>
          <w:rStyle w:val="shorttext"/>
          <w:lang w:val="en"/>
        </w:rPr>
        <w:t xml:space="preserve"> </w:t>
      </w:r>
      <w:r>
        <w:rPr>
          <w:rStyle w:val="hps"/>
          <w:lang w:val="en"/>
        </w:rPr>
        <w:t>there are two</w:t>
      </w:r>
      <w:r>
        <w:rPr>
          <w:rStyle w:val="shorttext"/>
          <w:lang w:val="en"/>
        </w:rPr>
        <w:t xml:space="preserve"> </w:t>
      </w:r>
      <w:r>
        <w:rPr>
          <w:rStyle w:val="hps"/>
          <w:lang w:val="en"/>
        </w:rPr>
        <w:t>interfaces</w:t>
      </w:r>
    </w:p>
    <w:p w:rsidR="00053479" w:rsidRDefault="00053479" w:rsidP="001C147A">
      <w:pPr>
        <w:pStyle w:val="Paragrafoelenco"/>
        <w:numPr>
          <w:ilvl w:val="0"/>
          <w:numId w:val="13"/>
        </w:numPr>
      </w:pPr>
      <w:r w:rsidRPr="00053479">
        <w:t>I</w:t>
      </w:r>
      <w:r>
        <w:t>S</w:t>
      </w:r>
      <w:r w:rsidRPr="00053479">
        <w:t>tructureResource</w:t>
      </w:r>
    </w:p>
    <w:p w:rsidR="00053479" w:rsidRDefault="00053479" w:rsidP="001C147A">
      <w:pPr>
        <w:pStyle w:val="Paragrafoelenco"/>
        <w:numPr>
          <w:ilvl w:val="0"/>
          <w:numId w:val="13"/>
        </w:numPr>
      </w:pPr>
      <w:r w:rsidRPr="00053479">
        <w:t>I</w:t>
      </w:r>
      <w:r>
        <w:t>D</w:t>
      </w:r>
      <w:r w:rsidRPr="00053479">
        <w:t>ataResource</w:t>
      </w:r>
    </w:p>
    <w:p w:rsidR="00553312" w:rsidRDefault="00553312" w:rsidP="000801AD">
      <w:pPr>
        <w:rPr>
          <w:rStyle w:val="hps"/>
          <w:lang w:val="en"/>
        </w:rPr>
      </w:pPr>
      <w:r>
        <w:rPr>
          <w:rStyle w:val="hps"/>
          <w:lang w:val="en"/>
        </w:rPr>
        <w:t>One for the</w:t>
      </w:r>
      <w:r>
        <w:rPr>
          <w:rStyle w:val="shorttext"/>
          <w:lang w:val="en"/>
        </w:rPr>
        <w:t xml:space="preserve"> </w:t>
      </w:r>
      <w:r>
        <w:rPr>
          <w:rStyle w:val="hps"/>
          <w:lang w:val="en"/>
        </w:rPr>
        <w:t>Metadata and</w:t>
      </w:r>
      <w:r>
        <w:rPr>
          <w:rStyle w:val="shorttext"/>
          <w:lang w:val="en"/>
        </w:rPr>
        <w:t xml:space="preserve"> </w:t>
      </w:r>
      <w:r>
        <w:rPr>
          <w:rStyle w:val="hps"/>
          <w:lang w:val="en"/>
        </w:rPr>
        <w:t>the other for</w:t>
      </w:r>
      <w:r>
        <w:rPr>
          <w:rStyle w:val="shorttext"/>
          <w:lang w:val="en"/>
        </w:rPr>
        <w:t xml:space="preserve"> </w:t>
      </w:r>
      <w:r>
        <w:rPr>
          <w:rStyle w:val="hps"/>
          <w:lang w:val="en"/>
        </w:rPr>
        <w:t>Data</w:t>
      </w:r>
    </w:p>
    <w:p w:rsidR="00553312" w:rsidRDefault="00553312" w:rsidP="000801AD">
      <w:pPr>
        <w:rPr>
          <w:rStyle w:val="hps"/>
          <w:lang w:val="en"/>
        </w:rPr>
      </w:pPr>
      <w:del w:id="168" w:author="Roberto Pompei" w:date="2015-01-13T16:47:00Z">
        <w:r w:rsidDel="004B4419">
          <w:rPr>
            <w:rStyle w:val="hps"/>
            <w:lang w:val="en"/>
          </w:rPr>
          <w:delText>After arriving</w:delText>
        </w:r>
        <w:r w:rsidDel="004B4419">
          <w:rPr>
            <w:lang w:val="en"/>
          </w:rPr>
          <w:delText>, t</w:delText>
        </w:r>
      </w:del>
      <w:ins w:id="169" w:author="Roberto Pompei" w:date="2015-01-13T16:47:00Z">
        <w:r w:rsidR="004B4419">
          <w:rPr>
            <w:lang w:val="en"/>
          </w:rPr>
          <w:t>T</w:t>
        </w:r>
      </w:ins>
      <w:r>
        <w:rPr>
          <w:lang w:val="en"/>
        </w:rPr>
        <w:t xml:space="preserve">he query </w:t>
      </w:r>
      <w:r>
        <w:rPr>
          <w:rStyle w:val="hps"/>
          <w:lang w:val="en"/>
        </w:rPr>
        <w:t>is processed</w:t>
      </w:r>
      <w:r>
        <w:rPr>
          <w:lang w:val="en"/>
        </w:rPr>
        <w:t xml:space="preserve"> </w:t>
      </w:r>
      <w:r>
        <w:rPr>
          <w:rStyle w:val="hps"/>
          <w:lang w:val="en"/>
        </w:rPr>
        <w:t>and</w:t>
      </w:r>
      <w:r>
        <w:rPr>
          <w:lang w:val="en"/>
        </w:rPr>
        <w:t xml:space="preserve"> </w:t>
      </w:r>
      <w:ins w:id="170" w:author="Roberto Pompei" w:date="2015-01-13T16:47:00Z">
        <w:r w:rsidR="004B4419">
          <w:rPr>
            <w:lang w:val="en"/>
          </w:rPr>
          <w:t xml:space="preserve">then </w:t>
        </w:r>
      </w:ins>
      <w:r>
        <w:rPr>
          <w:rStyle w:val="hps"/>
          <w:lang w:val="en"/>
        </w:rPr>
        <w:t>are created</w:t>
      </w:r>
      <w:r>
        <w:rPr>
          <w:lang w:val="en"/>
        </w:rPr>
        <w:t xml:space="preserve"> </w:t>
      </w:r>
      <w:r>
        <w:rPr>
          <w:rStyle w:val="hps"/>
          <w:lang w:val="en"/>
        </w:rPr>
        <w:t>structures</w:t>
      </w:r>
      <w:r>
        <w:rPr>
          <w:lang w:val="en"/>
        </w:rPr>
        <w:t xml:space="preserve"> </w:t>
      </w:r>
      <w:r>
        <w:rPr>
          <w:rStyle w:val="hps"/>
          <w:lang w:val="en"/>
        </w:rPr>
        <w:t>that indicate</w:t>
      </w:r>
      <w:r>
        <w:rPr>
          <w:lang w:val="en"/>
        </w:rPr>
        <w:t xml:space="preserve"> </w:t>
      </w:r>
      <w:r>
        <w:rPr>
          <w:rStyle w:val="hps"/>
          <w:lang w:val="en"/>
        </w:rPr>
        <w:t>the version</w:t>
      </w:r>
      <w:r>
        <w:rPr>
          <w:lang w:val="en"/>
        </w:rPr>
        <w:t xml:space="preserve"> </w:t>
      </w:r>
      <w:r>
        <w:rPr>
          <w:rStyle w:val="hps"/>
          <w:lang w:val="en"/>
        </w:rPr>
        <w:t>and type</w:t>
      </w:r>
      <w:r>
        <w:rPr>
          <w:lang w:val="en"/>
        </w:rPr>
        <w:t xml:space="preserve">, </w:t>
      </w:r>
      <w:r>
        <w:rPr>
          <w:rStyle w:val="hps"/>
          <w:lang w:val="en"/>
        </w:rPr>
        <w:t>if</w:t>
      </w:r>
      <w:r>
        <w:rPr>
          <w:lang w:val="en"/>
        </w:rPr>
        <w:t xml:space="preserve"> </w:t>
      </w:r>
      <w:ins w:id="171" w:author="Roberto Pompei" w:date="2015-01-13T16:47:00Z">
        <w:r w:rsidR="004B4419">
          <w:rPr>
            <w:lang w:val="en"/>
          </w:rPr>
          <w:t xml:space="preserve">are </w:t>
        </w:r>
      </w:ins>
      <w:r>
        <w:rPr>
          <w:rStyle w:val="hps"/>
          <w:lang w:val="en"/>
        </w:rPr>
        <w:t>requested</w:t>
      </w:r>
      <w:r>
        <w:rPr>
          <w:lang w:val="en"/>
        </w:rPr>
        <w:t xml:space="preserve"> </w:t>
      </w:r>
      <w:ins w:id="172" w:author="Roberto Pompei" w:date="2015-01-13T16:47:00Z">
        <w:r w:rsidR="004B4419">
          <w:rPr>
            <w:lang w:val="en"/>
          </w:rPr>
          <w:t xml:space="preserve">also </w:t>
        </w:r>
      </w:ins>
      <w:r>
        <w:rPr>
          <w:rStyle w:val="hps"/>
          <w:lang w:val="en"/>
        </w:rPr>
        <w:t>data or</w:t>
      </w:r>
      <w:r>
        <w:rPr>
          <w:lang w:val="en"/>
        </w:rPr>
        <w:t xml:space="preserve"> </w:t>
      </w:r>
      <w:r>
        <w:rPr>
          <w:rStyle w:val="hps"/>
          <w:lang w:val="en"/>
        </w:rPr>
        <w:t>metadata</w:t>
      </w:r>
      <w:del w:id="173" w:author="Roberto Pompei" w:date="2015-01-13T16:47:00Z">
        <w:r w:rsidDel="004B4419">
          <w:rPr>
            <w:lang w:val="en"/>
          </w:rPr>
          <w:delText>,</w:delText>
        </w:r>
      </w:del>
      <w:ins w:id="174" w:author="Roberto Pompei" w:date="2015-01-13T16:47:00Z">
        <w:r w:rsidR="004B4419">
          <w:rPr>
            <w:lang w:val="en"/>
          </w:rPr>
          <w:t>.</w:t>
        </w:r>
      </w:ins>
      <w:r>
        <w:rPr>
          <w:lang w:val="en"/>
        </w:rPr>
        <w:t xml:space="preserve"> </w:t>
      </w:r>
      <w:del w:id="175" w:author="Roberto Pompei" w:date="2015-01-13T16:47:00Z">
        <w:r w:rsidDel="004B4419">
          <w:rPr>
            <w:rStyle w:val="hps"/>
            <w:lang w:val="en"/>
          </w:rPr>
          <w:delText>i</w:delText>
        </w:r>
      </w:del>
      <w:ins w:id="176" w:author="Roberto Pompei" w:date="2015-01-13T16:47:00Z">
        <w:r w:rsidR="004B4419">
          <w:rPr>
            <w:rStyle w:val="hps"/>
            <w:lang w:val="en"/>
          </w:rPr>
          <w:t>I</w:t>
        </w:r>
      </w:ins>
      <w:r>
        <w:rPr>
          <w:rStyle w:val="hps"/>
          <w:lang w:val="en"/>
        </w:rPr>
        <w:t>n the case of</w:t>
      </w:r>
      <w:r>
        <w:rPr>
          <w:lang w:val="en"/>
        </w:rPr>
        <w:t xml:space="preserve"> </w:t>
      </w:r>
      <w:r>
        <w:rPr>
          <w:rStyle w:val="hps"/>
          <w:lang w:val="en"/>
        </w:rPr>
        <w:t>Metadata</w:t>
      </w:r>
      <w:r>
        <w:rPr>
          <w:lang w:val="en"/>
        </w:rPr>
        <w:t xml:space="preserve"> </w:t>
      </w:r>
      <w:r>
        <w:rPr>
          <w:rStyle w:val="hps"/>
          <w:lang w:val="en"/>
        </w:rPr>
        <w:t>is</w:t>
      </w:r>
      <w:r>
        <w:rPr>
          <w:lang w:val="en"/>
        </w:rPr>
        <w:t xml:space="preserve"> </w:t>
      </w:r>
      <w:r>
        <w:rPr>
          <w:rStyle w:val="hps"/>
          <w:lang w:val="en"/>
        </w:rPr>
        <w:t>made a</w:t>
      </w:r>
      <w:r>
        <w:rPr>
          <w:lang w:val="en"/>
        </w:rPr>
        <w:t xml:space="preserve"> </w:t>
      </w:r>
      <w:r>
        <w:rPr>
          <w:rStyle w:val="hps"/>
          <w:lang w:val="en"/>
        </w:rPr>
        <w:t>pre</w:t>
      </w:r>
      <w:r>
        <w:rPr>
          <w:rStyle w:val="atn"/>
          <w:lang w:val="en"/>
        </w:rPr>
        <w:t>-</w:t>
      </w:r>
      <w:r>
        <w:rPr>
          <w:lang w:val="en"/>
        </w:rPr>
        <w:t xml:space="preserve">parsing </w:t>
      </w:r>
      <w:r>
        <w:rPr>
          <w:rStyle w:val="hps"/>
          <w:lang w:val="en"/>
        </w:rPr>
        <w:t>of the query</w:t>
      </w:r>
      <w:r>
        <w:rPr>
          <w:lang w:val="en"/>
        </w:rPr>
        <w:t xml:space="preserve"> </w:t>
      </w:r>
      <w:r>
        <w:rPr>
          <w:rStyle w:val="hps"/>
          <w:lang w:val="en"/>
        </w:rPr>
        <w:t>to check</w:t>
      </w:r>
      <w:r>
        <w:rPr>
          <w:lang w:val="en"/>
        </w:rPr>
        <w:t xml:space="preserve"> </w:t>
      </w:r>
      <w:r>
        <w:rPr>
          <w:rStyle w:val="hps"/>
          <w:lang w:val="en"/>
        </w:rPr>
        <w:t>the correctness</w:t>
      </w:r>
      <w:r>
        <w:rPr>
          <w:lang w:val="en"/>
        </w:rPr>
        <w:t xml:space="preserve"> </w:t>
      </w:r>
      <w:r>
        <w:rPr>
          <w:rStyle w:val="hps"/>
          <w:lang w:val="en"/>
        </w:rPr>
        <w:t>or</w:t>
      </w:r>
      <w:r>
        <w:rPr>
          <w:lang w:val="en"/>
        </w:rPr>
        <w:t xml:space="preserve"> </w:t>
      </w:r>
      <w:r>
        <w:rPr>
          <w:rStyle w:val="hps"/>
          <w:lang w:val="en"/>
        </w:rPr>
        <w:t>the existence</w:t>
      </w:r>
      <w:r>
        <w:rPr>
          <w:lang w:val="en"/>
        </w:rPr>
        <w:t xml:space="preserve"> </w:t>
      </w:r>
      <w:r>
        <w:rPr>
          <w:rStyle w:val="hps"/>
          <w:lang w:val="en"/>
        </w:rPr>
        <w:t>within the project</w:t>
      </w:r>
      <w:r>
        <w:rPr>
          <w:lang w:val="en"/>
        </w:rPr>
        <w:t xml:space="preserve"> </w:t>
      </w:r>
      <w:r>
        <w:rPr>
          <w:rStyle w:val="hps"/>
          <w:lang w:val="en"/>
        </w:rPr>
        <w:t>of the</w:t>
      </w:r>
      <w:r>
        <w:rPr>
          <w:lang w:val="en"/>
        </w:rPr>
        <w:t xml:space="preserve"> </w:t>
      </w:r>
      <w:r>
        <w:rPr>
          <w:rStyle w:val="hps"/>
          <w:lang w:val="en"/>
        </w:rPr>
        <w:t>required functionality</w:t>
      </w:r>
      <w:r>
        <w:rPr>
          <w:lang w:val="en"/>
        </w:rPr>
        <w:t>.</w:t>
      </w:r>
      <w:r>
        <w:rPr>
          <w:lang w:val="en"/>
        </w:rPr>
        <w:br/>
      </w:r>
      <w:r>
        <w:rPr>
          <w:lang w:val="en"/>
        </w:rPr>
        <w:br/>
      </w:r>
      <w:r>
        <w:rPr>
          <w:rStyle w:val="hps"/>
          <w:lang w:val="en"/>
        </w:rPr>
        <w:t>At this point</w:t>
      </w:r>
      <w:r>
        <w:rPr>
          <w:lang w:val="en"/>
        </w:rPr>
        <w:t xml:space="preserve"> </w:t>
      </w:r>
      <w:r>
        <w:rPr>
          <w:rStyle w:val="hps"/>
          <w:lang w:val="en"/>
        </w:rPr>
        <w:t>everything</w:t>
      </w:r>
      <w:r>
        <w:rPr>
          <w:lang w:val="en"/>
        </w:rPr>
        <w:t xml:space="preserve"> </w:t>
      </w:r>
      <w:r>
        <w:rPr>
          <w:rStyle w:val="hps"/>
          <w:lang w:val="en"/>
        </w:rPr>
        <w:t>is passed to</w:t>
      </w:r>
      <w:r>
        <w:rPr>
          <w:lang w:val="en"/>
        </w:rPr>
        <w:t xml:space="preserve"> </w:t>
      </w:r>
      <w:r>
        <w:rPr>
          <w:rStyle w:val="hps"/>
          <w:lang w:val="en"/>
        </w:rPr>
        <w:t>FlyEngine</w:t>
      </w:r>
      <w:r>
        <w:rPr>
          <w:lang w:val="en"/>
        </w:rPr>
        <w:t xml:space="preserve"> </w:t>
      </w:r>
      <w:r>
        <w:rPr>
          <w:rStyle w:val="hps"/>
          <w:lang w:val="en"/>
        </w:rPr>
        <w:t>that</w:t>
      </w:r>
      <w:r>
        <w:rPr>
          <w:lang w:val="en"/>
        </w:rPr>
        <w:t xml:space="preserve"> </w:t>
      </w:r>
      <w:r>
        <w:rPr>
          <w:rStyle w:val="hps"/>
          <w:lang w:val="en"/>
        </w:rPr>
        <w:t>respond with</w:t>
      </w:r>
      <w:r>
        <w:rPr>
          <w:lang w:val="en"/>
        </w:rPr>
        <w:t xml:space="preserve"> </w:t>
      </w:r>
      <w:r>
        <w:rPr>
          <w:rStyle w:val="hps"/>
          <w:lang w:val="en"/>
        </w:rPr>
        <w:t>an object</w:t>
      </w:r>
      <w:r>
        <w:rPr>
          <w:lang w:val="en"/>
        </w:rPr>
        <w:t xml:space="preserve"> </w:t>
      </w:r>
      <w:r>
        <w:rPr>
          <w:rStyle w:val="hps"/>
          <w:lang w:val="en"/>
        </w:rPr>
        <w:t>that indicates the response</w:t>
      </w:r>
      <w:r>
        <w:rPr>
          <w:lang w:val="en"/>
        </w:rPr>
        <w:t xml:space="preserve"> </w:t>
      </w:r>
      <w:r>
        <w:rPr>
          <w:rStyle w:val="hps"/>
          <w:lang w:val="en"/>
        </w:rPr>
        <w:t>or</w:t>
      </w:r>
      <w:r>
        <w:rPr>
          <w:lang w:val="en"/>
        </w:rPr>
        <w:t xml:space="preserve"> </w:t>
      </w:r>
      <w:r>
        <w:rPr>
          <w:rStyle w:val="hps"/>
          <w:lang w:val="en"/>
        </w:rPr>
        <w:t>the</w:t>
      </w:r>
      <w:r>
        <w:rPr>
          <w:lang w:val="en"/>
        </w:rPr>
        <w:t xml:space="preserve"> </w:t>
      </w:r>
      <w:r>
        <w:rPr>
          <w:rStyle w:val="hps"/>
          <w:lang w:val="en"/>
        </w:rPr>
        <w:t xml:space="preserve">error </w:t>
      </w:r>
      <w:del w:id="177" w:author="Roberto Pompei" w:date="2015-01-13T16:49:00Z">
        <w:r w:rsidDel="004B4419">
          <w:rPr>
            <w:rStyle w:val="hps"/>
            <w:lang w:val="en"/>
          </w:rPr>
          <w:delText>to</w:delText>
        </w:r>
        <w:r w:rsidDel="004B4419">
          <w:rPr>
            <w:lang w:val="en"/>
          </w:rPr>
          <w:delText xml:space="preserve"> </w:delText>
        </w:r>
      </w:del>
      <w:ins w:id="178" w:author="Roberto Pompei" w:date="2015-01-13T16:49:00Z">
        <w:r w:rsidR="004B4419">
          <w:rPr>
            <w:lang w:val="en"/>
          </w:rPr>
          <w:t xml:space="preserve">that </w:t>
        </w:r>
      </w:ins>
      <w:r>
        <w:rPr>
          <w:rStyle w:val="hps"/>
          <w:lang w:val="en"/>
        </w:rPr>
        <w:t>return to the user</w:t>
      </w:r>
      <w:r>
        <w:rPr>
          <w:lang w:val="en"/>
        </w:rPr>
        <w:t xml:space="preserve">. </w:t>
      </w:r>
      <w:r>
        <w:rPr>
          <w:rStyle w:val="hps"/>
          <w:lang w:val="en"/>
        </w:rPr>
        <w:t>This object</w:t>
      </w:r>
      <w:r>
        <w:rPr>
          <w:lang w:val="en"/>
        </w:rPr>
        <w:t xml:space="preserve"> </w:t>
      </w:r>
      <w:r>
        <w:rPr>
          <w:rStyle w:val="hps"/>
          <w:lang w:val="en"/>
        </w:rPr>
        <w:t>is encapsulated</w:t>
      </w:r>
      <w:r>
        <w:rPr>
          <w:lang w:val="en"/>
        </w:rPr>
        <w:t xml:space="preserve"> </w:t>
      </w:r>
      <w:r>
        <w:rPr>
          <w:rStyle w:val="hps"/>
          <w:lang w:val="en"/>
        </w:rPr>
        <w:t>in</w:t>
      </w:r>
      <w:r>
        <w:rPr>
          <w:lang w:val="en"/>
        </w:rPr>
        <w:t xml:space="preserve"> </w:t>
      </w:r>
      <w:r>
        <w:rPr>
          <w:rStyle w:val="hps"/>
          <w:lang w:val="en"/>
        </w:rPr>
        <w:t>a REST message</w:t>
      </w:r>
      <w:r>
        <w:rPr>
          <w:lang w:val="en"/>
        </w:rPr>
        <w:t xml:space="preserve"> </w:t>
      </w:r>
      <w:r>
        <w:rPr>
          <w:rStyle w:val="hps"/>
          <w:lang w:val="en"/>
        </w:rPr>
        <w:t>and</w:t>
      </w:r>
      <w:r>
        <w:rPr>
          <w:lang w:val="en"/>
        </w:rPr>
        <w:t xml:space="preserve"> </w:t>
      </w:r>
      <w:r>
        <w:rPr>
          <w:rStyle w:val="hps"/>
          <w:lang w:val="en"/>
        </w:rPr>
        <w:t>is</w:t>
      </w:r>
      <w:r>
        <w:rPr>
          <w:lang w:val="en"/>
        </w:rPr>
        <w:t xml:space="preserve"> </w:t>
      </w:r>
      <w:r>
        <w:rPr>
          <w:rStyle w:val="hps"/>
          <w:lang w:val="en"/>
        </w:rPr>
        <w:t>turned over</w:t>
      </w:r>
      <w:r>
        <w:rPr>
          <w:lang w:val="en"/>
        </w:rPr>
        <w:t xml:space="preserve"> </w:t>
      </w:r>
      <w:r>
        <w:rPr>
          <w:rStyle w:val="hps"/>
          <w:lang w:val="en"/>
        </w:rPr>
        <w:t>to the user.</w:t>
      </w:r>
    </w:p>
    <w:p w:rsidR="00053479" w:rsidRDefault="00495781" w:rsidP="000801AD">
      <w:r>
        <w:pict>
          <v:shape id="_x0000_i1030" type="#_x0000_t75" style="width:481.45pt;height:266.35pt">
            <v:imagedata r:id="rId15" o:title="RESTSdmxCD - LC"/>
          </v:shape>
        </w:pict>
      </w:r>
    </w:p>
    <w:p w:rsidR="00A0213E" w:rsidRDefault="00A0213E">
      <w:r>
        <w:br w:type="page"/>
      </w:r>
    </w:p>
    <w:p w:rsidR="00D105A0" w:rsidRPr="00E92FB3" w:rsidRDefault="00D105A0" w:rsidP="00D05C75">
      <w:pPr>
        <w:pStyle w:val="Titolo3"/>
        <w:rPr>
          <w:lang w:val="en-US"/>
        </w:rPr>
      </w:pPr>
      <w:bookmarkStart w:id="179" w:name="_Toc408584681"/>
      <w:r w:rsidRPr="00E92FB3">
        <w:rPr>
          <w:lang w:val="en-US"/>
        </w:rPr>
        <w:lastRenderedPageBreak/>
        <w:t>Utils</w:t>
      </w:r>
      <w:bookmarkEnd w:id="179"/>
    </w:p>
    <w:p w:rsidR="00A0213E" w:rsidRPr="00346919" w:rsidRDefault="00165FAC" w:rsidP="00F85427">
      <w:pPr>
        <w:rPr>
          <w:lang w:val="en-US"/>
          <w:rPrChange w:id="180" w:author="Roberto Pompei" w:date="2015-01-13T17:19:00Z">
            <w:rPr/>
          </w:rPrChange>
        </w:rPr>
      </w:pPr>
      <w:r>
        <w:rPr>
          <w:rStyle w:val="hps"/>
          <w:lang w:val="en"/>
        </w:rPr>
        <w:t>This project was</w:t>
      </w:r>
      <w:r>
        <w:rPr>
          <w:lang w:val="en"/>
        </w:rPr>
        <w:t xml:space="preserve"> </w:t>
      </w:r>
      <w:r>
        <w:rPr>
          <w:rStyle w:val="hps"/>
          <w:lang w:val="en"/>
        </w:rPr>
        <w:t>created</w:t>
      </w:r>
      <w:r>
        <w:rPr>
          <w:lang w:val="en"/>
        </w:rPr>
        <w:t xml:space="preserve"> </w:t>
      </w:r>
      <w:r>
        <w:rPr>
          <w:rStyle w:val="hps"/>
          <w:lang w:val="en"/>
        </w:rPr>
        <w:t>only for the purpose</w:t>
      </w:r>
      <w:r>
        <w:rPr>
          <w:lang w:val="en"/>
        </w:rPr>
        <w:t xml:space="preserve"> </w:t>
      </w:r>
      <w:r>
        <w:rPr>
          <w:rStyle w:val="hps"/>
          <w:lang w:val="en"/>
        </w:rPr>
        <w:t>of storing</w:t>
      </w:r>
      <w:r>
        <w:rPr>
          <w:lang w:val="en"/>
        </w:rPr>
        <w:t xml:space="preserve"> </w:t>
      </w:r>
      <w:r>
        <w:rPr>
          <w:rStyle w:val="hps"/>
          <w:lang w:val="en"/>
        </w:rPr>
        <w:t>the files</w:t>
      </w:r>
      <w:r>
        <w:rPr>
          <w:lang w:val="en"/>
        </w:rPr>
        <w:t xml:space="preserve"> </w:t>
      </w:r>
      <w:r>
        <w:rPr>
          <w:rStyle w:val="hps"/>
          <w:lang w:val="en"/>
        </w:rPr>
        <w:t>necessary for the operation</w:t>
      </w:r>
      <w:r>
        <w:rPr>
          <w:lang w:val="en"/>
        </w:rPr>
        <w:t xml:space="preserve"> </w:t>
      </w:r>
      <w:r>
        <w:rPr>
          <w:rStyle w:val="hps"/>
          <w:lang w:val="en"/>
        </w:rPr>
        <w:t>of</w:t>
      </w:r>
      <w:r>
        <w:rPr>
          <w:lang w:val="en"/>
        </w:rPr>
        <w:t xml:space="preserve"> </w:t>
      </w:r>
      <w:r>
        <w:rPr>
          <w:rStyle w:val="hps"/>
          <w:lang w:val="en"/>
        </w:rPr>
        <w:t>the entire application</w:t>
      </w:r>
      <w:del w:id="181" w:author="Roberto Pompei" w:date="2015-01-13T17:19:00Z">
        <w:r w:rsidDel="00346919">
          <w:rPr>
            <w:lang w:val="en"/>
          </w:rPr>
          <w:delText xml:space="preserve"> </w:delText>
        </w:r>
        <w:r w:rsidDel="00346919">
          <w:rPr>
            <w:rStyle w:val="hps"/>
            <w:lang w:val="en"/>
          </w:rPr>
          <w:delText xml:space="preserve">and it is </w:delText>
        </w:r>
      </w:del>
      <w:ins w:id="182" w:author="Roberto Pompei" w:date="2015-01-13T17:19:00Z">
        <w:r w:rsidR="00346919">
          <w:rPr>
            <w:rStyle w:val="hps"/>
            <w:lang w:val="en"/>
          </w:rPr>
          <w:t xml:space="preserve">. </w:t>
        </w:r>
      </w:ins>
      <w:del w:id="183" w:author="Roberto Pompei" w:date="2015-01-13T17:19:00Z">
        <w:r w:rsidDel="00346919">
          <w:rPr>
            <w:rStyle w:val="hps"/>
            <w:lang w:val="en"/>
          </w:rPr>
          <w:delText>this</w:delText>
        </w:r>
        <w:r w:rsidDel="00346919">
          <w:rPr>
            <w:lang w:val="en"/>
          </w:rPr>
          <w:delText xml:space="preserve"> </w:delText>
        </w:r>
      </w:del>
      <w:ins w:id="184" w:author="Roberto Pompei" w:date="2015-01-13T17:19:00Z">
        <w:r w:rsidR="00346919">
          <w:rPr>
            <w:rStyle w:val="hps"/>
            <w:lang w:val="en"/>
          </w:rPr>
          <w:t>This</w:t>
        </w:r>
        <w:r w:rsidR="00346919">
          <w:rPr>
            <w:lang w:val="en"/>
          </w:rPr>
          <w:t xml:space="preserve"> </w:t>
        </w:r>
      </w:ins>
      <w:r>
        <w:rPr>
          <w:rStyle w:val="hps"/>
          <w:lang w:val="en"/>
        </w:rPr>
        <w:t xml:space="preserve">project </w:t>
      </w:r>
      <w:del w:id="185" w:author="Roberto Pompei" w:date="2015-01-13T17:19:00Z">
        <w:r w:rsidDel="00346919">
          <w:rPr>
            <w:rStyle w:val="hps"/>
            <w:lang w:val="en"/>
          </w:rPr>
          <w:delText>that</w:delText>
        </w:r>
        <w:r w:rsidDel="00346919">
          <w:rPr>
            <w:lang w:val="en"/>
          </w:rPr>
          <w:delText xml:space="preserve"> </w:delText>
        </w:r>
      </w:del>
      <w:r>
        <w:rPr>
          <w:rStyle w:val="hps"/>
          <w:lang w:val="en"/>
        </w:rPr>
        <w:t>is imported</w:t>
      </w:r>
      <w:r>
        <w:rPr>
          <w:lang w:val="en"/>
        </w:rPr>
        <w:t xml:space="preserve"> </w:t>
      </w:r>
      <w:r>
        <w:rPr>
          <w:rStyle w:val="hps"/>
          <w:lang w:val="en"/>
        </w:rPr>
        <w:t>as a reference</w:t>
      </w:r>
      <w:r>
        <w:rPr>
          <w:lang w:val="en"/>
        </w:rPr>
        <w:t xml:space="preserve"> </w:t>
      </w:r>
      <w:r>
        <w:rPr>
          <w:rStyle w:val="hps"/>
          <w:lang w:val="en"/>
        </w:rPr>
        <w:t>in the other</w:t>
      </w:r>
      <w:del w:id="186" w:author="Roberto Pompei" w:date="2015-01-13T17:19:00Z">
        <w:r w:rsidDel="00346919">
          <w:rPr>
            <w:lang w:val="en"/>
          </w:rPr>
          <w:delText xml:space="preserve">, </w:delText>
        </w:r>
      </w:del>
      <w:ins w:id="187" w:author="Roberto Pompei" w:date="2015-01-13T17:19:00Z">
        <w:r w:rsidR="00346919">
          <w:rPr>
            <w:lang w:val="en"/>
          </w:rPr>
          <w:t xml:space="preserve"> and it </w:t>
        </w:r>
      </w:ins>
      <w:r>
        <w:rPr>
          <w:rStyle w:val="hps"/>
          <w:lang w:val="en"/>
        </w:rPr>
        <w:t>moves the files</w:t>
      </w:r>
      <w:r>
        <w:rPr>
          <w:lang w:val="en"/>
        </w:rPr>
        <w:t xml:space="preserve"> </w:t>
      </w:r>
      <w:r>
        <w:rPr>
          <w:rStyle w:val="hps"/>
          <w:lang w:val="en"/>
        </w:rPr>
        <w:t>inside the</w:t>
      </w:r>
      <w:r>
        <w:rPr>
          <w:lang w:val="en"/>
        </w:rPr>
        <w:t xml:space="preserve"> </w:t>
      </w:r>
      <w:r>
        <w:rPr>
          <w:rStyle w:val="hps"/>
          <w:lang w:val="en"/>
        </w:rPr>
        <w:t>bin</w:t>
      </w:r>
      <w:r>
        <w:rPr>
          <w:lang w:val="en"/>
        </w:rPr>
        <w:t xml:space="preserve"> </w:t>
      </w:r>
      <w:r>
        <w:rPr>
          <w:rStyle w:val="hps"/>
          <w:lang w:val="en"/>
        </w:rPr>
        <w:t>of the other projects</w:t>
      </w:r>
      <w:r>
        <w:rPr>
          <w:lang w:val="en"/>
        </w:rPr>
        <w:t>.</w:t>
      </w:r>
      <w:r>
        <w:rPr>
          <w:lang w:val="en"/>
        </w:rPr>
        <w:br/>
      </w:r>
      <w:r>
        <w:rPr>
          <w:lang w:val="en"/>
        </w:rPr>
        <w:br/>
      </w:r>
      <w:r>
        <w:rPr>
          <w:rStyle w:val="hps"/>
          <w:lang w:val="en"/>
        </w:rPr>
        <w:t>Contains</w:t>
      </w:r>
      <w:r>
        <w:rPr>
          <w:lang w:val="en"/>
        </w:rPr>
        <w:t>:</w:t>
      </w:r>
    </w:p>
    <w:p w:rsidR="00A0213E" w:rsidRPr="00E92FB3" w:rsidRDefault="00A0213E" w:rsidP="001C147A">
      <w:pPr>
        <w:pStyle w:val="Paragrafoelenco"/>
        <w:numPr>
          <w:ilvl w:val="0"/>
          <w:numId w:val="14"/>
        </w:numPr>
        <w:rPr>
          <w:lang w:val="en-US"/>
        </w:rPr>
      </w:pPr>
      <w:r w:rsidRPr="00E92FB3">
        <w:rPr>
          <w:lang w:val="en-US"/>
        </w:rPr>
        <w:t xml:space="preserve">folder doc, </w:t>
      </w:r>
      <w:r w:rsidR="00165FAC">
        <w:rPr>
          <w:rStyle w:val="hps"/>
          <w:lang w:val="en"/>
        </w:rPr>
        <w:t>with</w:t>
      </w:r>
      <w:r w:rsidR="00165FAC">
        <w:rPr>
          <w:rStyle w:val="shorttext"/>
          <w:lang w:val="en"/>
        </w:rPr>
        <w:t xml:space="preserve"> </w:t>
      </w:r>
      <w:r w:rsidR="00165FAC">
        <w:rPr>
          <w:rStyle w:val="hps"/>
          <w:lang w:val="en"/>
        </w:rPr>
        <w:t>all the</w:t>
      </w:r>
      <w:r w:rsidR="00165FAC">
        <w:rPr>
          <w:rStyle w:val="shorttext"/>
          <w:lang w:val="en"/>
        </w:rPr>
        <w:t xml:space="preserve"> </w:t>
      </w:r>
      <w:r w:rsidR="00165FAC">
        <w:rPr>
          <w:rStyle w:val="hps"/>
          <w:lang w:val="en"/>
        </w:rPr>
        <w:t>documentation files</w:t>
      </w:r>
    </w:p>
    <w:p w:rsidR="00165FAC" w:rsidRPr="00E92FB3" w:rsidRDefault="00A0213E" w:rsidP="00165FAC">
      <w:pPr>
        <w:pStyle w:val="Paragrafoelenco"/>
        <w:numPr>
          <w:ilvl w:val="0"/>
          <w:numId w:val="14"/>
        </w:numPr>
        <w:rPr>
          <w:rStyle w:val="hps"/>
          <w:lang w:val="en-US"/>
        </w:rPr>
      </w:pPr>
      <w:r w:rsidRPr="00E92FB3">
        <w:rPr>
          <w:lang w:val="en-US"/>
        </w:rPr>
        <w:t xml:space="preserve">folder Help, </w:t>
      </w:r>
      <w:r w:rsidR="00165FAC">
        <w:rPr>
          <w:rStyle w:val="hps"/>
          <w:lang w:val="en"/>
        </w:rPr>
        <w:t>with</w:t>
      </w:r>
      <w:r w:rsidR="00165FAC">
        <w:rPr>
          <w:rStyle w:val="shorttext"/>
          <w:lang w:val="en"/>
        </w:rPr>
        <w:t xml:space="preserve"> </w:t>
      </w:r>
      <w:r w:rsidR="00165FAC">
        <w:rPr>
          <w:rStyle w:val="hps"/>
          <w:lang w:val="en"/>
        </w:rPr>
        <w:t>the</w:t>
      </w:r>
      <w:r w:rsidR="00165FAC">
        <w:rPr>
          <w:rStyle w:val="shorttext"/>
          <w:lang w:val="en"/>
        </w:rPr>
        <w:t xml:space="preserve"> </w:t>
      </w:r>
      <w:r w:rsidR="00165FAC">
        <w:rPr>
          <w:rStyle w:val="hps"/>
          <w:lang w:val="en"/>
        </w:rPr>
        <w:t>release</w:t>
      </w:r>
      <w:r w:rsidR="00165FAC">
        <w:rPr>
          <w:rStyle w:val="shorttext"/>
          <w:lang w:val="en"/>
        </w:rPr>
        <w:t xml:space="preserve"> </w:t>
      </w:r>
      <w:r w:rsidR="00165FAC">
        <w:rPr>
          <w:rStyle w:val="hps"/>
          <w:lang w:val="en"/>
        </w:rPr>
        <w:t>of the document</w:t>
      </w:r>
      <w:r w:rsidR="00165FAC">
        <w:rPr>
          <w:rStyle w:val="shorttext"/>
          <w:lang w:val="en"/>
        </w:rPr>
        <w:t xml:space="preserve"> </w:t>
      </w:r>
      <w:r w:rsidR="00165FAC">
        <w:rPr>
          <w:rStyle w:val="hps"/>
          <w:lang w:val="en"/>
        </w:rPr>
        <w:t>Documentation.chm</w:t>
      </w:r>
    </w:p>
    <w:p w:rsidR="00165FAC" w:rsidRPr="00E92FB3" w:rsidRDefault="00A0213E" w:rsidP="00165FAC">
      <w:pPr>
        <w:pStyle w:val="Paragrafoelenco"/>
        <w:numPr>
          <w:ilvl w:val="0"/>
          <w:numId w:val="14"/>
        </w:numPr>
        <w:rPr>
          <w:rStyle w:val="hps"/>
          <w:lang w:val="en-US"/>
        </w:rPr>
      </w:pPr>
      <w:r w:rsidRPr="00E92FB3">
        <w:rPr>
          <w:lang w:val="en-US"/>
        </w:rPr>
        <w:t>folder Libs</w:t>
      </w:r>
      <w:r w:rsidR="00165FAC">
        <w:rPr>
          <w:rStyle w:val="hps"/>
          <w:lang w:val="en"/>
        </w:rPr>
        <w:t>with</w:t>
      </w:r>
      <w:r w:rsidR="00165FAC">
        <w:rPr>
          <w:lang w:val="en"/>
        </w:rPr>
        <w:t xml:space="preserve"> </w:t>
      </w:r>
      <w:r w:rsidR="00165FAC">
        <w:rPr>
          <w:rStyle w:val="hps"/>
          <w:lang w:val="en"/>
        </w:rPr>
        <w:t>all CommonApi</w:t>
      </w:r>
      <w:r w:rsidR="00165FAC">
        <w:rPr>
          <w:lang w:val="en"/>
        </w:rPr>
        <w:t xml:space="preserve"> </w:t>
      </w:r>
      <w:r w:rsidR="00165FAC">
        <w:rPr>
          <w:rStyle w:val="hps"/>
          <w:lang w:val="en"/>
        </w:rPr>
        <w:t>libraries</w:t>
      </w:r>
      <w:r w:rsidR="00165FAC">
        <w:rPr>
          <w:lang w:val="en"/>
        </w:rPr>
        <w:t xml:space="preserve"> </w:t>
      </w:r>
      <w:r w:rsidR="00165FAC">
        <w:rPr>
          <w:rStyle w:val="hps"/>
          <w:lang w:val="en"/>
        </w:rPr>
        <w:t>used</w:t>
      </w:r>
      <w:r w:rsidR="00165FAC">
        <w:rPr>
          <w:lang w:val="en"/>
        </w:rPr>
        <w:t xml:space="preserve"> </w:t>
      </w:r>
      <w:r w:rsidR="00165FAC">
        <w:rPr>
          <w:rStyle w:val="hps"/>
          <w:lang w:val="en"/>
        </w:rPr>
        <w:t>throughout the application</w:t>
      </w:r>
    </w:p>
    <w:p w:rsidR="00165FAC" w:rsidRPr="00E92FB3" w:rsidRDefault="00A0213E" w:rsidP="00165FAC">
      <w:pPr>
        <w:pStyle w:val="Paragrafoelenco"/>
        <w:numPr>
          <w:ilvl w:val="0"/>
          <w:numId w:val="14"/>
        </w:numPr>
        <w:rPr>
          <w:lang w:val="en-US"/>
        </w:rPr>
      </w:pPr>
      <w:r w:rsidRPr="00E92FB3">
        <w:rPr>
          <w:lang w:val="en-US"/>
        </w:rPr>
        <w:t xml:space="preserve">folders Queries, </w:t>
      </w:r>
      <w:r w:rsidR="00165FAC" w:rsidRPr="00E92FB3">
        <w:rPr>
          <w:lang w:val="en-US"/>
        </w:rPr>
        <w:t>four folders with all the templates used for the queries in TestClient</w:t>
      </w:r>
    </w:p>
    <w:p w:rsidR="00A0213E" w:rsidRPr="00E92FB3" w:rsidRDefault="00A0213E" w:rsidP="00165FAC">
      <w:pPr>
        <w:pStyle w:val="Paragrafoelenco"/>
        <w:numPr>
          <w:ilvl w:val="0"/>
          <w:numId w:val="14"/>
        </w:numPr>
        <w:rPr>
          <w:lang w:val="en-US"/>
        </w:rPr>
      </w:pPr>
      <w:r w:rsidRPr="00E92FB3">
        <w:rPr>
          <w:lang w:val="en-US"/>
        </w:rPr>
        <w:t xml:space="preserve">project SandCastle “On The Fly Documentation.shfbproj” </w:t>
      </w:r>
      <w:r w:rsidR="00165FAC">
        <w:rPr>
          <w:rStyle w:val="hps"/>
          <w:lang w:val="en"/>
        </w:rPr>
        <w:t>for documentation</w:t>
      </w:r>
    </w:p>
    <w:p w:rsidR="00A0213E" w:rsidRPr="00E92FB3" w:rsidRDefault="00A0213E" w:rsidP="00F85427">
      <w:pPr>
        <w:rPr>
          <w:lang w:val="en-US"/>
        </w:rPr>
      </w:pPr>
      <w:r w:rsidRPr="00E92FB3">
        <w:rPr>
          <w:lang w:val="en-US"/>
        </w:rPr>
        <w:t xml:space="preserve"> </w:t>
      </w:r>
    </w:p>
    <w:p w:rsidR="00A0213E" w:rsidRPr="00E92FB3" w:rsidRDefault="00A0213E">
      <w:pPr>
        <w:rPr>
          <w:lang w:val="en-US"/>
        </w:rPr>
      </w:pPr>
      <w:r w:rsidRPr="00E92FB3">
        <w:rPr>
          <w:lang w:val="en-US"/>
        </w:rPr>
        <w:br w:type="page"/>
      </w:r>
    </w:p>
    <w:p w:rsidR="00D105A0" w:rsidRPr="00E92FB3" w:rsidRDefault="00D105A0" w:rsidP="00D05C75">
      <w:pPr>
        <w:pStyle w:val="Titolo2"/>
        <w:rPr>
          <w:lang w:val="en-US"/>
        </w:rPr>
      </w:pPr>
      <w:bookmarkStart w:id="188" w:name="_Toc408584682"/>
      <w:r w:rsidRPr="00E92FB3">
        <w:rPr>
          <w:lang w:val="en-US"/>
        </w:rPr>
        <w:lastRenderedPageBreak/>
        <w:t>Control</w:t>
      </w:r>
      <w:bookmarkEnd w:id="188"/>
    </w:p>
    <w:p w:rsidR="00A0213E" w:rsidRPr="00E92FB3" w:rsidRDefault="00165FAC" w:rsidP="00A0213E">
      <w:pPr>
        <w:rPr>
          <w:lang w:val="en-US"/>
        </w:rPr>
      </w:pPr>
      <w:r w:rsidRPr="00E92FB3">
        <w:rPr>
          <w:lang w:val="en-US"/>
        </w:rPr>
        <w:t xml:space="preserve">This level </w:t>
      </w:r>
      <w:del w:id="189" w:author="Roberto Pompei" w:date="2015-01-13T17:21:00Z">
        <w:r w:rsidRPr="00E92FB3" w:rsidDel="00BF7160">
          <w:rPr>
            <w:lang w:val="en-US"/>
          </w:rPr>
          <w:delText xml:space="preserve">continene </w:delText>
        </w:r>
      </w:del>
      <w:ins w:id="190" w:author="Roberto Pompei" w:date="2015-01-13T17:21:00Z">
        <w:r w:rsidR="00BF7160">
          <w:rPr>
            <w:lang w:val="en-US"/>
          </w:rPr>
          <w:t>contains</w:t>
        </w:r>
        <w:r w:rsidR="00BF7160" w:rsidRPr="00E92FB3">
          <w:rPr>
            <w:lang w:val="en-US"/>
          </w:rPr>
          <w:t xml:space="preserve"> </w:t>
        </w:r>
      </w:ins>
      <w:r w:rsidRPr="00E92FB3">
        <w:rPr>
          <w:lang w:val="en-US"/>
        </w:rPr>
        <w:t xml:space="preserve">all projects that have the logic of construction and data recovery proceedings to the purpose of the application. These projects are the </w:t>
      </w:r>
      <w:del w:id="191" w:author="Roberto Pompei" w:date="2015-01-13T17:22:00Z">
        <w:r w:rsidRPr="00E92FB3" w:rsidDel="00BF7160">
          <w:rPr>
            <w:lang w:val="en-US"/>
          </w:rPr>
          <w:delText xml:space="preserve">heart </w:delText>
        </w:r>
      </w:del>
      <w:ins w:id="192" w:author="Roberto Pompei" w:date="2015-01-13T17:22:00Z">
        <w:r w:rsidR="00BF7160">
          <w:rPr>
            <w:lang w:val="en-US"/>
          </w:rPr>
          <w:t>main part</w:t>
        </w:r>
        <w:r w:rsidR="00BF7160" w:rsidRPr="00E92FB3">
          <w:rPr>
            <w:lang w:val="en-US"/>
          </w:rPr>
          <w:t xml:space="preserve"> </w:t>
        </w:r>
      </w:ins>
      <w:r w:rsidRPr="00E92FB3">
        <w:rPr>
          <w:lang w:val="en-US"/>
        </w:rPr>
        <w:t>of the application because contain the methods based on the operation of the whole cycle structural application.</w:t>
      </w:r>
    </w:p>
    <w:p w:rsidR="00D105A0" w:rsidRPr="00E92FB3" w:rsidRDefault="00D105A0" w:rsidP="00D05C75">
      <w:pPr>
        <w:pStyle w:val="Titolo3"/>
        <w:rPr>
          <w:lang w:val="en-US"/>
        </w:rPr>
      </w:pPr>
      <w:bookmarkStart w:id="193" w:name="_Toc408584683"/>
      <w:r w:rsidRPr="00E92FB3">
        <w:rPr>
          <w:lang w:val="en-US"/>
        </w:rPr>
        <w:t>FlyEngine</w:t>
      </w:r>
      <w:bookmarkEnd w:id="193"/>
    </w:p>
    <w:p w:rsidR="00134F1F" w:rsidRPr="00E92FB3" w:rsidRDefault="00165FAC" w:rsidP="00134F1F">
      <w:pPr>
        <w:rPr>
          <w:lang w:val="en-US"/>
        </w:rPr>
      </w:pPr>
      <w:r>
        <w:rPr>
          <w:rStyle w:val="hps"/>
          <w:lang w:val="en"/>
        </w:rPr>
        <w:t>This project is the</w:t>
      </w:r>
      <w:r>
        <w:rPr>
          <w:lang w:val="en"/>
        </w:rPr>
        <w:t xml:space="preserve"> </w:t>
      </w:r>
      <w:r>
        <w:rPr>
          <w:rStyle w:val="hps"/>
          <w:lang w:val="en"/>
        </w:rPr>
        <w:t>central engine</w:t>
      </w:r>
      <w:r>
        <w:rPr>
          <w:lang w:val="en"/>
        </w:rPr>
        <w:t xml:space="preserve"> </w:t>
      </w:r>
      <w:r>
        <w:rPr>
          <w:rStyle w:val="hps"/>
          <w:lang w:val="en"/>
        </w:rPr>
        <w:t>of the whole application</w:t>
      </w:r>
      <w:r w:rsidR="002F2A4C" w:rsidRPr="00E92FB3">
        <w:rPr>
          <w:lang w:val="en-US"/>
        </w:rPr>
        <w:t xml:space="preserve"> </w:t>
      </w:r>
    </w:p>
    <w:p w:rsidR="002F2A4C" w:rsidRDefault="00495781" w:rsidP="00134F1F">
      <w:r>
        <w:pict>
          <v:shape id="_x0000_i1031" type="#_x0000_t75" style="width:481.9pt;height:87.25pt">
            <v:imagedata r:id="rId16" o:title="FlyEngine"/>
          </v:shape>
        </w:pict>
      </w:r>
    </w:p>
    <w:p w:rsidR="00165FAC" w:rsidRPr="00E92FB3" w:rsidRDefault="00165FAC" w:rsidP="00165FAC">
      <w:pPr>
        <w:rPr>
          <w:lang w:val="en-US"/>
        </w:rPr>
      </w:pPr>
      <w:r w:rsidRPr="00165FAC">
        <w:rPr>
          <w:rStyle w:val="hps"/>
          <w:lang w:val="en"/>
        </w:rPr>
        <w:t>As</w:t>
      </w:r>
      <w:r w:rsidRPr="00165FAC">
        <w:rPr>
          <w:lang w:val="en"/>
        </w:rPr>
        <w:t xml:space="preserve"> </w:t>
      </w:r>
      <w:r w:rsidRPr="00165FAC">
        <w:rPr>
          <w:rStyle w:val="hps"/>
          <w:lang w:val="en"/>
        </w:rPr>
        <w:t>you can</w:t>
      </w:r>
      <w:r w:rsidRPr="00165FAC">
        <w:rPr>
          <w:lang w:val="en"/>
        </w:rPr>
        <w:t xml:space="preserve"> </w:t>
      </w:r>
      <w:r w:rsidRPr="00165FAC">
        <w:rPr>
          <w:rStyle w:val="hps"/>
          <w:lang w:val="en"/>
        </w:rPr>
        <w:t>see from</w:t>
      </w:r>
      <w:r w:rsidRPr="00165FAC">
        <w:rPr>
          <w:lang w:val="en"/>
        </w:rPr>
        <w:t xml:space="preserve"> </w:t>
      </w:r>
      <w:r w:rsidRPr="00165FAC">
        <w:rPr>
          <w:rStyle w:val="hps"/>
          <w:lang w:val="en"/>
        </w:rPr>
        <w:t>this project</w:t>
      </w:r>
      <w:r w:rsidRPr="00165FAC">
        <w:rPr>
          <w:lang w:val="en"/>
        </w:rPr>
        <w:t xml:space="preserve"> </w:t>
      </w:r>
      <w:r w:rsidRPr="00165FAC">
        <w:rPr>
          <w:rStyle w:val="hps"/>
          <w:lang w:val="en"/>
        </w:rPr>
        <w:t>has</w:t>
      </w:r>
      <w:r w:rsidRPr="00165FAC">
        <w:rPr>
          <w:lang w:val="en"/>
        </w:rPr>
        <w:t xml:space="preserve"> </w:t>
      </w:r>
      <w:r w:rsidRPr="00165FAC">
        <w:rPr>
          <w:rStyle w:val="hps"/>
          <w:lang w:val="en"/>
        </w:rPr>
        <w:t>the main features</w:t>
      </w:r>
      <w:r w:rsidRPr="00165FAC">
        <w:rPr>
          <w:lang w:val="en"/>
        </w:rPr>
        <w:t>:</w:t>
      </w:r>
    </w:p>
    <w:p w:rsidR="002F2A4C" w:rsidRDefault="00165FAC" w:rsidP="001C147A">
      <w:pPr>
        <w:pStyle w:val="Paragrafoelenco"/>
        <w:numPr>
          <w:ilvl w:val="0"/>
          <w:numId w:val="15"/>
        </w:numPr>
      </w:pPr>
      <w:r>
        <w:t xml:space="preserve">Queries </w:t>
      </w:r>
      <w:r w:rsidR="002F2A4C">
        <w:t>Pa</w:t>
      </w:r>
      <w:r>
        <w:t>rsing</w:t>
      </w:r>
    </w:p>
    <w:p w:rsidR="002F2A4C" w:rsidRDefault="002F2A4C" w:rsidP="001C147A">
      <w:pPr>
        <w:pStyle w:val="Paragrafoelenco"/>
        <w:numPr>
          <w:ilvl w:val="0"/>
          <w:numId w:val="15"/>
        </w:numPr>
      </w:pPr>
      <w:r>
        <w:t>Dat</w:t>
      </w:r>
      <w:r w:rsidR="00165FAC">
        <w:t>a</w:t>
      </w:r>
      <w:r>
        <w:t xml:space="preserve"> </w:t>
      </w:r>
      <w:r w:rsidR="00165FAC">
        <w:t>and</w:t>
      </w:r>
      <w:r>
        <w:t xml:space="preserve"> Metadat</w:t>
      </w:r>
      <w:r w:rsidR="00165FAC">
        <w:t xml:space="preserve">a </w:t>
      </w:r>
      <w:r w:rsidR="00165FAC">
        <w:rPr>
          <w:rStyle w:val="hps"/>
          <w:lang w:val="en"/>
        </w:rPr>
        <w:t>request</w:t>
      </w:r>
    </w:p>
    <w:p w:rsidR="002F2A4C" w:rsidRDefault="00165FAC" w:rsidP="00165FAC">
      <w:pPr>
        <w:pStyle w:val="Paragrafoelenco"/>
        <w:numPr>
          <w:ilvl w:val="0"/>
          <w:numId w:val="15"/>
        </w:numPr>
      </w:pPr>
      <w:r>
        <w:t>C</w:t>
      </w:r>
      <w:r w:rsidRPr="00165FAC">
        <w:t>reating SDMX structures of response</w:t>
      </w:r>
    </w:p>
    <w:p w:rsidR="006A1FFB" w:rsidRDefault="006A1FFB">
      <w:r>
        <w:br w:type="page"/>
      </w:r>
    </w:p>
    <w:p w:rsidR="00480AF5" w:rsidRDefault="00480AF5" w:rsidP="009B4EE0">
      <w:pPr>
        <w:pStyle w:val="Sottotitolo"/>
        <w:spacing w:after="0"/>
      </w:pPr>
      <w:r>
        <w:lastRenderedPageBreak/>
        <w:t>Metadata</w:t>
      </w:r>
      <w:r w:rsidR="00495781">
        <w:pict>
          <v:shape id="_x0000_i1032" type="#_x0000_t75" style="width:481.6pt;height:273.1pt">
            <v:imagedata r:id="rId17" o:title="FlyEngine-Metadata"/>
          </v:shape>
        </w:pict>
      </w:r>
    </w:p>
    <w:p w:rsidR="00672B67" w:rsidRDefault="00672B67" w:rsidP="006A1FFB"/>
    <w:p w:rsidR="00672B67" w:rsidRPr="00E92FB3" w:rsidRDefault="00165FAC" w:rsidP="00165FAC">
      <w:pPr>
        <w:rPr>
          <w:lang w:val="en-US"/>
        </w:rPr>
      </w:pPr>
      <w:r w:rsidRPr="00165FAC">
        <w:rPr>
          <w:rStyle w:val="hps"/>
          <w:lang w:val="en"/>
        </w:rPr>
        <w:t>The query</w:t>
      </w:r>
      <w:r w:rsidRPr="00165FAC">
        <w:rPr>
          <w:lang w:val="en"/>
        </w:rPr>
        <w:t xml:space="preserve"> </w:t>
      </w:r>
      <w:del w:id="194" w:author="Roberto Pompei" w:date="2015-01-13T17:26:00Z">
        <w:r w:rsidRPr="00165FAC" w:rsidDel="00BF7160">
          <w:rPr>
            <w:rStyle w:val="hps"/>
            <w:lang w:val="en"/>
          </w:rPr>
          <w:delText>gets to</w:delText>
        </w:r>
      </w:del>
      <w:ins w:id="195" w:author="Roberto Pompei" w:date="2015-01-13T18:10:00Z">
        <w:r w:rsidR="00166A45">
          <w:rPr>
            <w:rStyle w:val="hps"/>
            <w:lang w:val="en"/>
          </w:rPr>
          <w:t>gets to</w:t>
        </w:r>
      </w:ins>
      <w:r w:rsidRPr="00165FAC">
        <w:rPr>
          <w:lang w:val="en"/>
        </w:rPr>
        <w:t xml:space="preserve"> </w:t>
      </w:r>
      <w:r w:rsidRPr="00E92FB3">
        <w:rPr>
          <w:rFonts w:ascii="Consolas" w:hAnsi="Consolas" w:cs="Consolas"/>
          <w:color w:val="2B91AF"/>
          <w:sz w:val="19"/>
          <w:szCs w:val="19"/>
          <w:highlight w:val="white"/>
          <w:lang w:val="en-US"/>
        </w:rPr>
        <w:t>DataStructureEngineObject</w:t>
      </w:r>
      <w:r w:rsidRPr="00165FAC">
        <w:rPr>
          <w:lang w:val="en"/>
        </w:rPr>
        <w:t>,</w:t>
      </w:r>
      <w:ins w:id="196" w:author="Roberto Pompei" w:date="2015-01-13T17:26:00Z">
        <w:r w:rsidR="00BF7160">
          <w:rPr>
            <w:lang w:val="en"/>
          </w:rPr>
          <w:t xml:space="preserve"> and</w:t>
        </w:r>
      </w:ins>
      <w:r w:rsidRPr="00165FAC">
        <w:rPr>
          <w:lang w:val="en"/>
        </w:rPr>
        <w:t xml:space="preserve"> </w:t>
      </w:r>
      <w:r w:rsidRPr="00165FAC">
        <w:rPr>
          <w:rStyle w:val="hps"/>
          <w:lang w:val="en"/>
        </w:rPr>
        <w:t>this</w:t>
      </w:r>
      <w:r w:rsidRPr="00165FAC">
        <w:rPr>
          <w:lang w:val="en"/>
        </w:rPr>
        <w:t xml:space="preserve"> </w:t>
      </w:r>
      <w:r w:rsidRPr="00165FAC">
        <w:rPr>
          <w:rStyle w:val="hps"/>
          <w:lang w:val="en"/>
        </w:rPr>
        <w:t>processes it</w:t>
      </w:r>
      <w:r w:rsidRPr="00165FAC">
        <w:rPr>
          <w:lang w:val="en"/>
        </w:rPr>
        <w:t xml:space="preserve"> </w:t>
      </w:r>
      <w:r w:rsidRPr="00165FAC">
        <w:rPr>
          <w:rStyle w:val="hps"/>
          <w:lang w:val="en"/>
        </w:rPr>
        <w:t>with</w:t>
      </w:r>
      <w:r w:rsidRPr="00165FAC">
        <w:rPr>
          <w:lang w:val="en"/>
        </w:rPr>
        <w:t xml:space="preserve"> </w:t>
      </w:r>
      <w:r w:rsidRPr="00165FAC">
        <w:rPr>
          <w:rStyle w:val="hps"/>
          <w:lang w:val="en"/>
        </w:rPr>
        <w:t>CommonApi</w:t>
      </w:r>
      <w:r w:rsidRPr="00165FAC">
        <w:rPr>
          <w:lang w:val="en"/>
        </w:rPr>
        <w:t xml:space="preserve"> </w:t>
      </w:r>
      <w:r w:rsidRPr="00165FAC">
        <w:rPr>
          <w:rStyle w:val="hps"/>
          <w:lang w:val="en"/>
        </w:rPr>
        <w:t>to check its</w:t>
      </w:r>
      <w:r w:rsidRPr="00165FAC">
        <w:rPr>
          <w:lang w:val="en"/>
        </w:rPr>
        <w:t xml:space="preserve"> </w:t>
      </w:r>
      <w:r w:rsidRPr="00165FAC">
        <w:rPr>
          <w:rStyle w:val="hps"/>
          <w:lang w:val="en"/>
        </w:rPr>
        <w:t>accuracy and</w:t>
      </w:r>
      <w:r w:rsidRPr="00165FAC">
        <w:rPr>
          <w:lang w:val="en"/>
        </w:rPr>
        <w:t xml:space="preserve"> </w:t>
      </w:r>
      <w:r w:rsidRPr="00165FAC">
        <w:rPr>
          <w:rStyle w:val="hps"/>
          <w:lang w:val="en"/>
        </w:rPr>
        <w:t>verify</w:t>
      </w:r>
      <w:r w:rsidRPr="00165FAC">
        <w:rPr>
          <w:lang w:val="en"/>
        </w:rPr>
        <w:t xml:space="preserve"> </w:t>
      </w:r>
      <w:r w:rsidRPr="00165FAC">
        <w:rPr>
          <w:rStyle w:val="hps"/>
          <w:lang w:val="en"/>
        </w:rPr>
        <w:t>that there are no</w:t>
      </w:r>
      <w:r w:rsidRPr="00165FAC">
        <w:rPr>
          <w:lang w:val="en"/>
        </w:rPr>
        <w:t xml:space="preserve"> </w:t>
      </w:r>
      <w:del w:id="197" w:author="Roberto Pompei" w:date="2015-01-13T17:26:00Z">
        <w:r w:rsidRPr="00165FAC" w:rsidDel="00BF7160">
          <w:rPr>
            <w:rStyle w:val="hps"/>
            <w:lang w:val="en"/>
          </w:rPr>
          <w:delText>S</w:delText>
        </w:r>
      </w:del>
      <w:del w:id="198" w:author="Roberto Pompei" w:date="2015-01-13T17:27:00Z">
        <w:r w:rsidRPr="00165FAC" w:rsidDel="00BF7160">
          <w:rPr>
            <w:rStyle w:val="hps"/>
            <w:lang w:val="en"/>
          </w:rPr>
          <w:delText>i</w:delText>
        </w:r>
      </w:del>
      <w:ins w:id="199" w:author="Roberto Pompei" w:date="2015-01-13T17:27:00Z">
        <w:r w:rsidR="00BF7160">
          <w:rPr>
            <w:rStyle w:val="hps"/>
            <w:lang w:val="en"/>
          </w:rPr>
          <w:t>y</w:t>
        </w:r>
      </w:ins>
      <w:r w:rsidRPr="00165FAC">
        <w:rPr>
          <w:rStyle w:val="hps"/>
          <w:lang w:val="en"/>
        </w:rPr>
        <w:t>ntax</w:t>
      </w:r>
      <w:ins w:id="200" w:author="Roberto Pompei" w:date="2015-01-13T17:26:00Z">
        <w:r w:rsidR="00BF7160">
          <w:rPr>
            <w:rStyle w:val="hps"/>
            <w:lang w:val="en"/>
          </w:rPr>
          <w:t xml:space="preserve"> </w:t>
        </w:r>
      </w:ins>
      <w:del w:id="201" w:author="Roberto Pompei" w:date="2015-01-13T17:26:00Z">
        <w:r w:rsidRPr="00165FAC" w:rsidDel="00BF7160">
          <w:rPr>
            <w:rStyle w:val="hps"/>
            <w:lang w:val="en"/>
          </w:rPr>
          <w:delText>E</w:delText>
        </w:r>
      </w:del>
      <w:ins w:id="202" w:author="Roberto Pompei" w:date="2015-01-13T17:26:00Z">
        <w:r w:rsidR="00BF7160">
          <w:rPr>
            <w:rStyle w:val="hps"/>
            <w:lang w:val="en"/>
          </w:rPr>
          <w:t>e</w:t>
        </w:r>
      </w:ins>
      <w:r w:rsidRPr="00165FAC">
        <w:rPr>
          <w:rStyle w:val="hps"/>
          <w:lang w:val="en"/>
        </w:rPr>
        <w:t>rror</w:t>
      </w:r>
      <w:ins w:id="203" w:author="Roberto Pompei" w:date="2015-01-13T17:26:00Z">
        <w:r w:rsidR="00BF7160">
          <w:rPr>
            <w:rStyle w:val="hps"/>
            <w:lang w:val="en"/>
          </w:rPr>
          <w:t>s</w:t>
        </w:r>
      </w:ins>
      <w:r w:rsidRPr="00165FAC">
        <w:rPr>
          <w:lang w:val="en"/>
        </w:rPr>
        <w:t xml:space="preserve">. </w:t>
      </w:r>
      <w:r w:rsidRPr="00165FAC">
        <w:rPr>
          <w:rStyle w:val="hps"/>
          <w:lang w:val="en"/>
        </w:rPr>
        <w:t>Then</w:t>
      </w:r>
      <w:r w:rsidRPr="00165FAC">
        <w:rPr>
          <w:lang w:val="en"/>
        </w:rPr>
        <w:t xml:space="preserve"> </w:t>
      </w:r>
      <w:r w:rsidRPr="00165FAC">
        <w:rPr>
          <w:rStyle w:val="hps"/>
          <w:lang w:val="en"/>
        </w:rPr>
        <w:t>build</w:t>
      </w:r>
      <w:ins w:id="204" w:author="Roberto Pompei" w:date="2015-01-13T17:27:00Z">
        <w:r w:rsidR="00BF7160">
          <w:rPr>
            <w:rStyle w:val="hps"/>
            <w:lang w:val="en"/>
          </w:rPr>
          <w:t>s</w:t>
        </w:r>
      </w:ins>
      <w:r w:rsidRPr="00165FAC">
        <w:rPr>
          <w:lang w:val="en"/>
        </w:rPr>
        <w:t xml:space="preserve"> </w:t>
      </w:r>
      <w:r w:rsidRPr="00165FAC">
        <w:rPr>
          <w:rStyle w:val="hps"/>
          <w:lang w:val="en"/>
        </w:rPr>
        <w:t>the</w:t>
      </w:r>
      <w:r w:rsidRPr="00165FAC">
        <w:rPr>
          <w:lang w:val="en"/>
        </w:rPr>
        <w:t xml:space="preserve"> </w:t>
      </w:r>
      <w:r w:rsidRPr="00165FAC">
        <w:rPr>
          <w:rStyle w:val="hps"/>
          <w:lang w:val="en"/>
        </w:rPr>
        <w:t>two</w:t>
      </w:r>
      <w:r w:rsidRPr="00165FAC">
        <w:rPr>
          <w:lang w:val="en"/>
        </w:rPr>
        <w:t xml:space="preserve"> </w:t>
      </w:r>
      <w:r w:rsidRPr="00165FAC">
        <w:rPr>
          <w:rStyle w:val="hps"/>
          <w:lang w:val="en"/>
        </w:rPr>
        <w:t>key objects</w:t>
      </w:r>
      <w:r w:rsidRPr="00165FAC">
        <w:rPr>
          <w:lang w:val="en"/>
        </w:rPr>
        <w:t xml:space="preserve"> </w:t>
      </w:r>
      <w:r w:rsidRPr="00165FAC">
        <w:rPr>
          <w:rStyle w:val="hps"/>
          <w:lang w:val="en"/>
        </w:rPr>
        <w:t>for</w:t>
      </w:r>
      <w:r w:rsidRPr="00165FAC">
        <w:rPr>
          <w:lang w:val="en"/>
        </w:rPr>
        <w:t xml:space="preserve"> </w:t>
      </w:r>
      <w:r w:rsidRPr="00165FAC">
        <w:rPr>
          <w:rStyle w:val="hps"/>
          <w:lang w:val="en"/>
        </w:rPr>
        <w:t>retrieval</w:t>
      </w:r>
      <w:r w:rsidRPr="00165FAC">
        <w:rPr>
          <w:lang w:val="en"/>
        </w:rPr>
        <w:t xml:space="preserve"> </w:t>
      </w:r>
      <w:r w:rsidRPr="00165FAC">
        <w:rPr>
          <w:rStyle w:val="hps"/>
          <w:lang w:val="en"/>
        </w:rPr>
        <w:t>of</w:t>
      </w:r>
      <w:r w:rsidRPr="00165FAC">
        <w:rPr>
          <w:lang w:val="en"/>
        </w:rPr>
        <w:t xml:space="preserve"> </w:t>
      </w:r>
      <w:r w:rsidRPr="00165FAC">
        <w:rPr>
          <w:rStyle w:val="hps"/>
          <w:lang w:val="en"/>
        </w:rPr>
        <w:t>all information</w:t>
      </w:r>
      <w:ins w:id="205" w:author="Roberto Pompei" w:date="2015-01-13T17:22:00Z">
        <w:r w:rsidR="00BF7160">
          <w:rPr>
            <w:rStyle w:val="hps"/>
            <w:lang w:val="en"/>
          </w:rPr>
          <w:t>s</w:t>
        </w:r>
      </w:ins>
      <w:r w:rsidRPr="00165FAC">
        <w:rPr>
          <w:rStyle w:val="hps"/>
          <w:lang w:val="en"/>
        </w:rPr>
        <w:t xml:space="preserve"> required</w:t>
      </w:r>
    </w:p>
    <w:p w:rsidR="00672B67" w:rsidRPr="00672B67" w:rsidRDefault="00672B67" w:rsidP="001C147A">
      <w:pPr>
        <w:pStyle w:val="Paragrafoelenco"/>
        <w:numPr>
          <w:ilvl w:val="0"/>
          <w:numId w:val="17"/>
        </w:numPr>
        <w:rPr>
          <w:u w:val="single"/>
        </w:rPr>
      </w:pPr>
      <w:r w:rsidRPr="00672B67">
        <w:rPr>
          <w:u w:val="single"/>
        </w:rPr>
        <w:t>ParsingObject</w:t>
      </w:r>
    </w:p>
    <w:p w:rsidR="00672B67" w:rsidRDefault="00672B67" w:rsidP="001C147A">
      <w:pPr>
        <w:pStyle w:val="Paragrafoelenco"/>
        <w:numPr>
          <w:ilvl w:val="0"/>
          <w:numId w:val="17"/>
        </w:numPr>
        <w:rPr>
          <w:u w:val="single"/>
        </w:rPr>
      </w:pPr>
      <w:r w:rsidRPr="00672B67">
        <w:rPr>
          <w:u w:val="single"/>
        </w:rPr>
        <w:t>VersionTypeResponse</w:t>
      </w:r>
    </w:p>
    <w:p w:rsidR="00D03831" w:rsidRDefault="00D03831" w:rsidP="00672B67">
      <w:pPr>
        <w:rPr>
          <w:lang w:val="en"/>
        </w:rPr>
      </w:pPr>
      <w:r>
        <w:rPr>
          <w:rStyle w:val="hps"/>
          <w:lang w:val="en"/>
        </w:rPr>
        <w:t>These</w:t>
      </w:r>
      <w:r>
        <w:rPr>
          <w:lang w:val="en"/>
        </w:rPr>
        <w:t xml:space="preserve"> </w:t>
      </w:r>
      <w:r>
        <w:rPr>
          <w:rStyle w:val="hps"/>
          <w:lang w:val="en"/>
        </w:rPr>
        <w:t>objects are</w:t>
      </w:r>
      <w:r>
        <w:rPr>
          <w:lang w:val="en"/>
        </w:rPr>
        <w:t xml:space="preserve"> </w:t>
      </w:r>
      <w:r>
        <w:rPr>
          <w:rStyle w:val="hps"/>
          <w:lang w:val="en"/>
        </w:rPr>
        <w:t>then</w:t>
      </w:r>
      <w:r>
        <w:rPr>
          <w:lang w:val="en"/>
        </w:rPr>
        <w:t xml:space="preserve"> </w:t>
      </w:r>
      <w:r>
        <w:rPr>
          <w:rStyle w:val="hps"/>
          <w:lang w:val="en"/>
        </w:rPr>
        <w:t>transported</w:t>
      </w:r>
      <w:r>
        <w:rPr>
          <w:lang w:val="en"/>
        </w:rPr>
        <w:t xml:space="preserve"> </w:t>
      </w:r>
      <w:r>
        <w:rPr>
          <w:rStyle w:val="hps"/>
          <w:lang w:val="en"/>
        </w:rPr>
        <w:t>throughout the application</w:t>
      </w:r>
      <w:r>
        <w:rPr>
          <w:lang w:val="en"/>
        </w:rPr>
        <w:t xml:space="preserve"> </w:t>
      </w:r>
      <w:r>
        <w:rPr>
          <w:rStyle w:val="hps"/>
          <w:lang w:val="en"/>
        </w:rPr>
        <w:t>and contain information</w:t>
      </w:r>
      <w:ins w:id="206" w:author="Roberto Pompei" w:date="2015-01-13T17:35:00Z">
        <w:r w:rsidR="00E90813">
          <w:rPr>
            <w:rStyle w:val="hps"/>
            <w:lang w:val="en"/>
          </w:rPr>
          <w:t>s</w:t>
        </w:r>
      </w:ins>
      <w:r>
        <w:rPr>
          <w:lang w:val="en"/>
        </w:rPr>
        <w:t xml:space="preserve"> </w:t>
      </w:r>
      <w:del w:id="207" w:author="Roberto Pompei" w:date="2015-01-13T17:35:00Z">
        <w:r w:rsidDel="00E90813">
          <w:rPr>
            <w:rStyle w:val="hps"/>
            <w:lang w:val="en"/>
          </w:rPr>
          <w:delText xml:space="preserve">on </w:delText>
        </w:r>
      </w:del>
      <w:ins w:id="208" w:author="Roberto Pompei" w:date="2015-01-13T17:35:00Z">
        <w:r w:rsidR="00E90813">
          <w:rPr>
            <w:rStyle w:val="hps"/>
            <w:lang w:val="en"/>
          </w:rPr>
          <w:t xml:space="preserve">about </w:t>
        </w:r>
      </w:ins>
      <w:r>
        <w:rPr>
          <w:rStyle w:val="hps"/>
          <w:lang w:val="en"/>
        </w:rPr>
        <w:t>the</w:t>
      </w:r>
      <w:r>
        <w:rPr>
          <w:lang w:val="en"/>
        </w:rPr>
        <w:t xml:space="preserve"> </w:t>
      </w:r>
      <w:r>
        <w:rPr>
          <w:rStyle w:val="hps"/>
          <w:lang w:val="en"/>
        </w:rPr>
        <w:t>request</w:t>
      </w:r>
      <w:r>
        <w:rPr>
          <w:lang w:val="en"/>
        </w:rPr>
        <w:t xml:space="preserve"> </w:t>
      </w:r>
      <w:r>
        <w:rPr>
          <w:rStyle w:val="hps"/>
          <w:lang w:val="en"/>
        </w:rPr>
        <w:t>of the query</w:t>
      </w:r>
      <w:r>
        <w:rPr>
          <w:lang w:val="en"/>
        </w:rPr>
        <w:t xml:space="preserve"> </w:t>
      </w:r>
      <w:r>
        <w:rPr>
          <w:rStyle w:val="hps"/>
          <w:lang w:val="en"/>
        </w:rPr>
        <w:t>without</w:t>
      </w:r>
      <w:r>
        <w:rPr>
          <w:lang w:val="en"/>
        </w:rPr>
        <w:t xml:space="preserve"> </w:t>
      </w:r>
      <w:del w:id="209" w:author="Roberto Pompei" w:date="2015-01-13T17:36:00Z">
        <w:r w:rsidDel="00E90813">
          <w:rPr>
            <w:rStyle w:val="hps"/>
            <w:lang w:val="en"/>
          </w:rPr>
          <w:delText>having to</w:delText>
        </w:r>
        <w:r w:rsidDel="00E90813">
          <w:rPr>
            <w:lang w:val="en"/>
          </w:rPr>
          <w:delText xml:space="preserve"> </w:delText>
        </w:r>
        <w:r w:rsidDel="00E90813">
          <w:rPr>
            <w:rStyle w:val="hps"/>
            <w:lang w:val="en"/>
          </w:rPr>
          <w:delText>parse</w:delText>
        </w:r>
        <w:r w:rsidDel="00E90813">
          <w:rPr>
            <w:lang w:val="en"/>
          </w:rPr>
          <w:delText xml:space="preserve"> </w:delText>
        </w:r>
      </w:del>
      <w:ins w:id="210" w:author="Roberto Pompei" w:date="2015-01-13T17:36:00Z">
        <w:r w:rsidR="00E90813">
          <w:rPr>
            <w:rStyle w:val="hps"/>
            <w:lang w:val="en"/>
          </w:rPr>
          <w:t xml:space="preserve">parsing </w:t>
        </w:r>
      </w:ins>
      <w:r>
        <w:rPr>
          <w:rStyle w:val="hps"/>
          <w:lang w:val="en"/>
        </w:rPr>
        <w:t>every time</w:t>
      </w:r>
      <w:r>
        <w:rPr>
          <w:lang w:val="en"/>
        </w:rPr>
        <w:t>.</w:t>
      </w:r>
    </w:p>
    <w:p w:rsidR="006A1FFB" w:rsidRPr="00E92FB3" w:rsidRDefault="00D03831" w:rsidP="00672B67">
      <w:pPr>
        <w:rPr>
          <w:lang w:val="en-US"/>
        </w:rPr>
      </w:pPr>
      <w:r>
        <w:rPr>
          <w:rStyle w:val="hps"/>
          <w:lang w:val="en"/>
        </w:rPr>
        <w:t>Is then</w:t>
      </w:r>
      <w:r>
        <w:rPr>
          <w:rStyle w:val="shorttext"/>
          <w:lang w:val="en"/>
        </w:rPr>
        <w:t xml:space="preserve"> </w:t>
      </w:r>
      <w:r>
        <w:rPr>
          <w:rStyle w:val="hps"/>
          <w:lang w:val="en"/>
        </w:rPr>
        <w:t>created</w:t>
      </w:r>
      <w:r>
        <w:rPr>
          <w:rStyle w:val="shorttext"/>
          <w:lang w:val="en"/>
        </w:rPr>
        <w:t xml:space="preserve"> </w:t>
      </w:r>
      <w:r>
        <w:rPr>
          <w:rStyle w:val="hps"/>
          <w:lang w:val="en"/>
        </w:rPr>
        <w:t xml:space="preserve">the </w:t>
      </w:r>
      <w:r w:rsidR="00672B67" w:rsidRPr="00E92FB3">
        <w:rPr>
          <w:i/>
          <w:lang w:val="en-US"/>
        </w:rPr>
        <w:t>Metadata</w:t>
      </w:r>
      <w:r w:rsidR="006A1FFB" w:rsidRPr="00E92FB3">
        <w:rPr>
          <w:i/>
          <w:lang w:val="en-US"/>
        </w:rPr>
        <w:t>Builder</w:t>
      </w:r>
      <w:r w:rsidRPr="00E92FB3">
        <w:rPr>
          <w:i/>
          <w:lang w:val="en-US"/>
        </w:rPr>
        <w:t xml:space="preserve"> </w:t>
      </w:r>
      <w:r>
        <w:rPr>
          <w:rStyle w:val="hps"/>
          <w:lang w:val="en"/>
        </w:rPr>
        <w:t>correct</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GetAgencyScheme</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GetCategoryScheme</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GetCodelists</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GetConcepts</w:t>
      </w:r>
    </w:p>
    <w:p w:rsidR="006A1FFB" w:rsidRPr="006A1FFB" w:rsidRDefault="006A1FFB" w:rsidP="001C147A">
      <w:pPr>
        <w:pStyle w:val="Paragrafoelenco"/>
        <w:numPr>
          <w:ilvl w:val="0"/>
          <w:numId w:val="16"/>
        </w:numPr>
        <w:rPr>
          <w:rFonts w:ascii="Consolas" w:hAnsi="Consolas" w:cs="Consolas"/>
          <w:color w:val="2B91AF"/>
          <w:sz w:val="19"/>
          <w:szCs w:val="19"/>
        </w:rPr>
      </w:pPr>
      <w:r w:rsidRPr="006A1FFB">
        <w:rPr>
          <w:rFonts w:ascii="Consolas" w:hAnsi="Consolas" w:cs="Consolas"/>
          <w:color w:val="2B91AF"/>
          <w:sz w:val="19"/>
          <w:szCs w:val="19"/>
          <w:highlight w:val="white"/>
        </w:rPr>
        <w:t>GetDataflows</w:t>
      </w:r>
    </w:p>
    <w:p w:rsidR="006A1FFB" w:rsidRPr="006A1FFB" w:rsidRDefault="006A1FFB" w:rsidP="001C147A">
      <w:pPr>
        <w:pStyle w:val="Paragrafoelenco"/>
        <w:numPr>
          <w:ilvl w:val="0"/>
          <w:numId w:val="16"/>
        </w:numPr>
      </w:pPr>
      <w:r w:rsidRPr="006A1FFB">
        <w:rPr>
          <w:rFonts w:ascii="Consolas" w:hAnsi="Consolas" w:cs="Consolas"/>
          <w:color w:val="2B91AF"/>
          <w:sz w:val="19"/>
          <w:szCs w:val="19"/>
          <w:highlight w:val="white"/>
        </w:rPr>
        <w:t>GetStructure</w:t>
      </w:r>
    </w:p>
    <w:p w:rsidR="00D03831" w:rsidRPr="00E92FB3" w:rsidRDefault="00D03831" w:rsidP="00D03831">
      <w:pPr>
        <w:spacing w:before="0" w:after="0" w:line="240" w:lineRule="auto"/>
        <w:rPr>
          <w:lang w:val="en-US"/>
        </w:rPr>
      </w:pPr>
      <w:r w:rsidRPr="00E92FB3">
        <w:rPr>
          <w:lang w:val="en-US"/>
        </w:rPr>
        <w:t>These are all artifacts buildable from OnTheFly</w:t>
      </w:r>
      <w:ins w:id="211" w:author="Roberto Pompei" w:date="2015-01-13T17:37:00Z">
        <w:r w:rsidR="00E90813">
          <w:rPr>
            <w:lang w:val="en-US"/>
          </w:rPr>
          <w:t>,</w:t>
        </w:r>
      </w:ins>
      <w:r w:rsidRPr="00E92FB3">
        <w:rPr>
          <w:lang w:val="en-US"/>
        </w:rPr>
        <w:t xml:space="preserve"> if a request comes from a</w:t>
      </w:r>
      <w:del w:id="212" w:author="Roberto Pompei" w:date="2015-01-13T17:37:00Z">
        <w:r w:rsidRPr="00E92FB3" w:rsidDel="00E90813">
          <w:rPr>
            <w:lang w:val="en-US"/>
          </w:rPr>
          <w:delText>n</w:delText>
        </w:r>
      </w:del>
      <w:ins w:id="213" w:author="Roberto Pompei" w:date="2015-01-13T17:37:00Z">
        <w:r w:rsidR="00E90813">
          <w:rPr>
            <w:lang w:val="en-US"/>
          </w:rPr>
          <w:t xml:space="preserve"> different</w:t>
        </w:r>
      </w:ins>
      <w:r w:rsidRPr="00E92FB3">
        <w:rPr>
          <w:lang w:val="en-US"/>
        </w:rPr>
        <w:t xml:space="preserve"> artifact</w:t>
      </w:r>
      <w:del w:id="214" w:author="Roberto Pompei" w:date="2015-01-13T17:37:00Z">
        <w:r w:rsidRPr="00E92FB3" w:rsidDel="00E90813">
          <w:rPr>
            <w:lang w:val="en-US"/>
          </w:rPr>
          <w:delText xml:space="preserve"> different</w:delText>
        </w:r>
      </w:del>
      <w:ins w:id="215" w:author="Roberto Pompei" w:date="2015-01-13T17:37:00Z">
        <w:r w:rsidR="00E90813">
          <w:rPr>
            <w:lang w:val="en-US"/>
          </w:rPr>
          <w:t>,</w:t>
        </w:r>
      </w:ins>
      <w:r w:rsidRPr="00E92FB3">
        <w:rPr>
          <w:lang w:val="en-US"/>
        </w:rPr>
        <w:t xml:space="preserve"> the program generates an exception of type NotImplemented.</w:t>
      </w:r>
    </w:p>
    <w:p w:rsidR="00D03831" w:rsidRPr="00E92FB3" w:rsidRDefault="00D03831" w:rsidP="00D03831">
      <w:pPr>
        <w:spacing w:before="0" w:after="0" w:line="240" w:lineRule="auto"/>
        <w:rPr>
          <w:lang w:val="en-US"/>
        </w:rPr>
      </w:pPr>
    </w:p>
    <w:p w:rsidR="00D03831" w:rsidRPr="00E92FB3" w:rsidRDefault="00D03831" w:rsidP="00D03831">
      <w:pPr>
        <w:rPr>
          <w:lang w:val="en-US"/>
        </w:rPr>
      </w:pPr>
      <w:r w:rsidRPr="00E92FB3">
        <w:rPr>
          <w:lang w:val="en-US"/>
        </w:rPr>
        <w:t xml:space="preserve">All these objects are encapsulated in a </w:t>
      </w:r>
      <w:r w:rsidRPr="00E92FB3">
        <w:rPr>
          <w:rFonts w:ascii="Consolas" w:hAnsi="Consolas" w:cs="Consolas"/>
          <w:color w:val="2B91AF"/>
          <w:sz w:val="19"/>
          <w:szCs w:val="19"/>
          <w:highlight w:val="white"/>
          <w:lang w:val="en-US"/>
        </w:rPr>
        <w:t>ISDMXObjectBuilder</w:t>
      </w:r>
      <w:r w:rsidRPr="00E92FB3">
        <w:rPr>
          <w:lang w:val="en-US"/>
        </w:rPr>
        <w:t xml:space="preserve"> class  and they </w:t>
      </w:r>
      <w:del w:id="216" w:author="Roberto Pompei" w:date="2015-01-13T17:37:00Z">
        <w:r w:rsidRPr="00E92FB3" w:rsidDel="00E90813">
          <w:rPr>
            <w:lang w:val="en-US"/>
          </w:rPr>
          <w:delText xml:space="preserve">go to </w:delText>
        </w:r>
      </w:del>
      <w:r w:rsidRPr="00E92FB3">
        <w:rPr>
          <w:lang w:val="en-US"/>
        </w:rPr>
        <w:t>populate the correct property for</w:t>
      </w:r>
      <w:ins w:id="217" w:author="Roberto Pompei" w:date="2015-01-13T17:37:00Z">
        <w:r w:rsidR="00E90813">
          <w:rPr>
            <w:lang w:val="en-US"/>
          </w:rPr>
          <w:t xml:space="preserve"> the</w:t>
        </w:r>
      </w:ins>
      <w:r w:rsidRPr="00E92FB3">
        <w:rPr>
          <w:lang w:val="en-US"/>
        </w:rPr>
        <w:t xml:space="preserve"> both </w:t>
      </w:r>
      <w:del w:id="218" w:author="Roberto Pompei" w:date="2015-01-13T17:37:00Z">
        <w:r w:rsidRPr="00E92FB3" w:rsidDel="00E90813">
          <w:rPr>
            <w:lang w:val="en-US"/>
          </w:rPr>
          <w:delText xml:space="preserve">the </w:delText>
        </w:r>
      </w:del>
      <w:r w:rsidRPr="00E92FB3">
        <w:rPr>
          <w:lang w:val="en-US"/>
        </w:rPr>
        <w:t>metadata required and th</w:t>
      </w:r>
      <w:ins w:id="219" w:author="Roberto Pompei" w:date="2015-01-13T17:37:00Z">
        <w:r w:rsidR="00E90813">
          <w:rPr>
            <w:lang w:val="en-US"/>
          </w:rPr>
          <w:t>e</w:t>
        </w:r>
      </w:ins>
      <w:del w:id="220" w:author="Roberto Pompei" w:date="2015-01-13T17:37:00Z">
        <w:r w:rsidRPr="00E92FB3" w:rsidDel="00E90813">
          <w:rPr>
            <w:lang w:val="en-US"/>
          </w:rPr>
          <w:delText>a</w:delText>
        </w:r>
      </w:del>
      <w:r w:rsidRPr="00E92FB3">
        <w:rPr>
          <w:lang w:val="en-US"/>
        </w:rPr>
        <w:t>n references.</w:t>
      </w:r>
    </w:p>
    <w:p w:rsidR="00D03831" w:rsidRPr="00E92FB3" w:rsidRDefault="00D03831" w:rsidP="00D03831">
      <w:pPr>
        <w:spacing w:before="0" w:after="0" w:line="240" w:lineRule="auto"/>
        <w:rPr>
          <w:lang w:val="en-US"/>
        </w:rPr>
      </w:pPr>
    </w:p>
    <w:p w:rsidR="002F2A4C" w:rsidRPr="00E92FB3" w:rsidRDefault="00D03831" w:rsidP="00D03831">
      <w:pPr>
        <w:spacing w:before="0" w:after="0" w:line="240" w:lineRule="auto"/>
        <w:rPr>
          <w:lang w:val="en-US"/>
        </w:rPr>
      </w:pPr>
      <w:r w:rsidRPr="00E92FB3">
        <w:rPr>
          <w:lang w:val="en-US"/>
        </w:rPr>
        <w:t xml:space="preserve">The </w:t>
      </w:r>
      <w:r w:rsidRPr="00E92FB3">
        <w:rPr>
          <w:rFonts w:ascii="Consolas" w:hAnsi="Consolas" w:cs="Consolas"/>
          <w:color w:val="2B91AF"/>
          <w:sz w:val="19"/>
          <w:szCs w:val="19"/>
          <w:highlight w:val="white"/>
          <w:lang w:val="en-US"/>
        </w:rPr>
        <w:t>ISDMXObjectBuilder</w:t>
      </w:r>
      <w:r w:rsidRPr="00E92FB3">
        <w:rPr>
          <w:lang w:val="en-US"/>
        </w:rPr>
        <w:t xml:space="preserve"> class  will construct the SDMX object  which will be returned on the basis of all the propert</w:t>
      </w:r>
      <w:ins w:id="221" w:author="Roberto Pompei" w:date="2015-01-13T17:38:00Z">
        <w:r w:rsidR="00E90813">
          <w:rPr>
            <w:lang w:val="en-US"/>
          </w:rPr>
          <w:t>ies</w:t>
        </w:r>
      </w:ins>
      <w:del w:id="222" w:author="Roberto Pompei" w:date="2015-01-13T17:38:00Z">
        <w:r w:rsidRPr="00E92FB3" w:rsidDel="00E90813">
          <w:rPr>
            <w:lang w:val="en-US"/>
          </w:rPr>
          <w:delText>y</w:delText>
        </w:r>
      </w:del>
      <w:r w:rsidRPr="00E92FB3">
        <w:rPr>
          <w:lang w:val="en-US"/>
        </w:rPr>
        <w:t xml:space="preserve"> that have been populated.</w:t>
      </w:r>
    </w:p>
    <w:p w:rsidR="00D03831" w:rsidRPr="00E92FB3" w:rsidRDefault="00D03831">
      <w:pPr>
        <w:rPr>
          <w:lang w:val="en-US"/>
        </w:rPr>
      </w:pPr>
      <w:r w:rsidRPr="00E92FB3">
        <w:rPr>
          <w:lang w:val="en-US"/>
        </w:rPr>
        <w:br w:type="page"/>
      </w:r>
    </w:p>
    <w:p w:rsidR="00480AF5" w:rsidRPr="00E92FB3" w:rsidRDefault="00480AF5" w:rsidP="009B4EE0">
      <w:pPr>
        <w:pStyle w:val="Sottotitolo"/>
        <w:spacing w:after="0"/>
        <w:rPr>
          <w:lang w:val="en-US"/>
        </w:rPr>
      </w:pPr>
      <w:r w:rsidRPr="00E92FB3">
        <w:rPr>
          <w:lang w:val="en-US"/>
        </w:rPr>
        <w:lastRenderedPageBreak/>
        <w:t>RetreivalReferences</w:t>
      </w:r>
    </w:p>
    <w:p w:rsidR="00D03831" w:rsidRPr="00E92FB3" w:rsidRDefault="00D03831" w:rsidP="00D03831">
      <w:pPr>
        <w:rPr>
          <w:lang w:val="en-US"/>
        </w:rPr>
      </w:pPr>
      <w:r w:rsidRPr="00E92FB3">
        <w:rPr>
          <w:lang w:val="en-US"/>
        </w:rPr>
        <w:t>Each</w:t>
      </w:r>
      <w:r w:rsidR="00672B67" w:rsidRPr="00E92FB3">
        <w:rPr>
          <w:lang w:val="en-US"/>
        </w:rPr>
        <w:t xml:space="preserve"> </w:t>
      </w:r>
      <w:r w:rsidR="00672B67" w:rsidRPr="00E92FB3">
        <w:rPr>
          <w:i/>
          <w:lang w:val="en-US"/>
        </w:rPr>
        <w:t xml:space="preserve">MetadataBuilder </w:t>
      </w:r>
      <w:del w:id="223" w:author="Roberto Pompei" w:date="2015-01-13T17:40:00Z">
        <w:r w:rsidRPr="00E92FB3" w:rsidDel="00E90813">
          <w:rPr>
            <w:lang w:val="en-US"/>
          </w:rPr>
          <w:delText>created brings with it</w:delText>
        </w:r>
      </w:del>
      <w:ins w:id="224" w:author="Roberto Pompei" w:date="2015-01-13T17:40:00Z">
        <w:r w:rsidR="00E90813">
          <w:rPr>
            <w:lang w:val="en-US"/>
          </w:rPr>
          <w:t>contains</w:t>
        </w:r>
      </w:ins>
      <w:r w:rsidRPr="00E92FB3">
        <w:rPr>
          <w:lang w:val="en-US"/>
        </w:rPr>
        <w:t xml:space="preserve"> the information in </w:t>
      </w:r>
      <w:r w:rsidRPr="00E92FB3">
        <w:rPr>
          <w:u w:val="single"/>
          <w:lang w:val="en-US"/>
        </w:rPr>
        <w:t>ParsingObject</w:t>
      </w:r>
      <w:r w:rsidRPr="00E92FB3">
        <w:rPr>
          <w:lang w:val="en-US"/>
        </w:rPr>
        <w:t xml:space="preserve">, </w:t>
      </w:r>
      <w:del w:id="225" w:author="Roberto Pompei" w:date="2015-01-13T17:41:00Z">
        <w:r w:rsidRPr="00E92FB3" w:rsidDel="00E90813">
          <w:rPr>
            <w:lang w:val="en-US"/>
          </w:rPr>
          <w:delText xml:space="preserve">to </w:delText>
        </w:r>
      </w:del>
      <w:ins w:id="226" w:author="Roberto Pompei" w:date="2015-01-13T17:41:00Z">
        <w:r w:rsidR="00E90813">
          <w:rPr>
            <w:lang w:val="en-US"/>
          </w:rPr>
          <w:t>and its</w:t>
        </w:r>
      </w:ins>
      <w:del w:id="227" w:author="Roberto Pompei" w:date="2015-01-13T17:41:00Z">
        <w:r w:rsidRPr="00E92FB3" w:rsidDel="00E90813">
          <w:rPr>
            <w:lang w:val="en-US"/>
          </w:rPr>
          <w:delText>which</w:delText>
        </w:r>
      </w:del>
      <w:r w:rsidRPr="00E92FB3">
        <w:rPr>
          <w:lang w:val="en-US"/>
        </w:rPr>
        <w:t xml:space="preserve"> reference has been requested for the artifact.</w:t>
      </w:r>
    </w:p>
    <w:p w:rsidR="00672B67" w:rsidRPr="00E92FB3" w:rsidRDefault="00D03831" w:rsidP="00D03831">
      <w:pPr>
        <w:rPr>
          <w:lang w:val="en-US"/>
        </w:rPr>
      </w:pPr>
      <w:r w:rsidRPr="00E92FB3">
        <w:rPr>
          <w:lang w:val="en-US"/>
        </w:rPr>
        <w:t xml:space="preserve">The types of reference from characterized by SDMX version </w:t>
      </w:r>
    </w:p>
    <w:tbl>
      <w:tblPr>
        <w:tblStyle w:val="Tabellaelenco3-colore51"/>
        <w:tblW w:w="11967" w:type="dxa"/>
        <w:tblLayout w:type="fixed"/>
        <w:tblLook w:val="04A0" w:firstRow="1" w:lastRow="0" w:firstColumn="1" w:lastColumn="0" w:noHBand="0" w:noVBand="1"/>
      </w:tblPr>
      <w:tblGrid>
        <w:gridCol w:w="2835"/>
        <w:gridCol w:w="9132"/>
      </w:tblGrid>
      <w:tr w:rsidR="000B00A5" w:rsidRPr="009329CE" w:rsidTr="007A47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rsidR="000B00A5" w:rsidRPr="009329CE" w:rsidRDefault="000B00A5" w:rsidP="008614CC">
            <w:pPr>
              <w:autoSpaceDE w:val="0"/>
              <w:autoSpaceDN w:val="0"/>
              <w:adjustRightInd w:val="0"/>
              <w:rPr>
                <w:rFonts w:asciiTheme="majorHAnsi" w:hAnsiTheme="majorHAnsi" w:cstheme="majorHAnsi"/>
                <w:b w:val="0"/>
                <w:bCs w:val="0"/>
                <w:sz w:val="24"/>
                <w:szCs w:val="24"/>
                <w:lang w:val="en-US"/>
              </w:rPr>
            </w:pPr>
            <w:r>
              <w:rPr>
                <w:rFonts w:asciiTheme="majorHAnsi" w:hAnsiTheme="majorHAnsi" w:cstheme="majorHAnsi"/>
                <w:b w:val="0"/>
                <w:bCs w:val="0"/>
                <w:sz w:val="24"/>
                <w:szCs w:val="24"/>
                <w:lang w:val="en-US"/>
              </w:rPr>
              <w:t>Sdmx v 2.0</w:t>
            </w:r>
          </w:p>
        </w:tc>
        <w:tc>
          <w:tcPr>
            <w:tcW w:w="9132" w:type="dxa"/>
          </w:tcPr>
          <w:p w:rsidR="000B00A5" w:rsidRPr="009329CE" w:rsidRDefault="000B00A5"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lang w:val="en-US"/>
              </w:rPr>
            </w:pPr>
          </w:p>
        </w:tc>
      </w:tr>
      <w:tr w:rsidR="000B00A5"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0B00A5" w:rsidRPr="009329CE" w:rsidRDefault="000B00A5"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ResolveReference = False</w:t>
            </w:r>
          </w:p>
        </w:tc>
        <w:tc>
          <w:tcPr>
            <w:tcW w:w="9132" w:type="dxa"/>
          </w:tcPr>
          <w:p w:rsidR="000B00A5" w:rsidRPr="009329CE" w:rsidRDefault="000B00A5"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0B00A5">
              <w:rPr>
                <w:rFonts w:asciiTheme="majorHAnsi" w:hAnsiTheme="majorHAnsi" w:cstheme="majorHAnsi"/>
                <w:bCs/>
                <w:color w:val="000000"/>
                <w:szCs w:val="24"/>
                <w:lang w:val="en-US"/>
              </w:rPr>
              <w:t>Nothing References</w:t>
            </w:r>
          </w:p>
        </w:tc>
      </w:tr>
      <w:tr w:rsidR="000B00A5" w:rsidRPr="009329CE" w:rsidTr="007A47EE">
        <w:tc>
          <w:tcPr>
            <w:cnfStyle w:val="001000000000" w:firstRow="0" w:lastRow="0" w:firstColumn="1" w:lastColumn="0" w:oddVBand="0" w:evenVBand="0" w:oddHBand="0" w:evenHBand="0" w:firstRowFirstColumn="0" w:firstRowLastColumn="0" w:lastRowFirstColumn="0" w:lastRowLastColumn="0"/>
            <w:tcW w:w="2835" w:type="dxa"/>
          </w:tcPr>
          <w:p w:rsidR="000B00A5" w:rsidRPr="009329CE" w:rsidRDefault="000B00A5"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ResolveReference = True</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0B00A5" w:rsidRPr="009329CE"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0B00A5" w:rsidRPr="009329CE" w:rsidRDefault="008614CC" w:rsidP="000B00A5">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0B00A5" w:rsidRPr="009329CE" w:rsidRDefault="000B00A5" w:rsidP="000B00A5">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0B00A5"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0B00A5" w:rsidRPr="009329CE"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0B00A5" w:rsidRPr="009329CE"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 + Dataflows</w:t>
                  </w:r>
                </w:p>
              </w:tc>
            </w:tr>
            <w:tr w:rsidR="000B00A5"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0B00A5" w:rsidRPr="009329CE"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0B00A5" w:rsidRPr="009329CE" w:rsidRDefault="008614CC" w:rsidP="000B00A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 + CategorySchemes + Dsd</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ConceptScheme</w:t>
                  </w:r>
                  <w:r>
                    <w:rPr>
                      <w:rFonts w:asciiTheme="majorHAnsi" w:hAnsiTheme="majorHAnsi" w:cstheme="majorHAnsi"/>
                      <w:bCs/>
                      <w:color w:val="000000"/>
                      <w:szCs w:val="24"/>
                      <w:lang w:val="en-US"/>
                    </w:rPr>
                    <w:t xml:space="preserve"> </w:t>
                  </w:r>
                  <w:r w:rsidRPr="008614CC">
                    <w:rPr>
                      <w:rFonts w:asciiTheme="majorHAnsi" w:hAnsiTheme="majorHAnsi" w:cstheme="majorHAnsi"/>
                      <w:bCs/>
                      <w:color w:val="000000"/>
                      <w:szCs w:val="24"/>
                      <w:lang w:val="en-US"/>
                    </w:rPr>
                    <w:t>+ Codelist</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Codelist</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0B00A5">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8614CC" w:rsidP="000B00A5">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ConceptScheme</w:t>
                  </w:r>
                </w:p>
              </w:tc>
            </w:tr>
          </w:tbl>
          <w:p w:rsidR="000B00A5" w:rsidRPr="009329CE" w:rsidRDefault="000B00A5"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bl>
    <w:p w:rsidR="00672B67" w:rsidRDefault="00672B67" w:rsidP="00672B67"/>
    <w:tbl>
      <w:tblPr>
        <w:tblStyle w:val="Tabellaelenco3-colore51"/>
        <w:tblW w:w="11967" w:type="dxa"/>
        <w:tblLayout w:type="fixed"/>
        <w:tblLook w:val="04A0" w:firstRow="1" w:lastRow="0" w:firstColumn="1" w:lastColumn="0" w:noHBand="0" w:noVBand="1"/>
      </w:tblPr>
      <w:tblGrid>
        <w:gridCol w:w="2835"/>
        <w:gridCol w:w="9132"/>
      </w:tblGrid>
      <w:tr w:rsidR="008614CC" w:rsidRPr="009329CE" w:rsidTr="007A47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sz w:val="24"/>
                <w:szCs w:val="24"/>
                <w:lang w:val="en-US"/>
              </w:rPr>
            </w:pPr>
            <w:r>
              <w:rPr>
                <w:rFonts w:asciiTheme="majorHAnsi" w:hAnsiTheme="majorHAnsi" w:cstheme="majorHAnsi"/>
                <w:b w:val="0"/>
                <w:bCs w:val="0"/>
                <w:sz w:val="24"/>
                <w:szCs w:val="24"/>
                <w:lang w:val="en-US"/>
              </w:rPr>
              <w:t xml:space="preserve">Sdmx v 2.1 </w:t>
            </w:r>
          </w:p>
        </w:tc>
        <w:tc>
          <w:tcPr>
            <w:tcW w:w="9132" w:type="dxa"/>
          </w:tcPr>
          <w:p w:rsidR="008614CC" w:rsidRPr="009329CE"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lang w:val="en-US"/>
              </w:rPr>
            </w:pPr>
          </w:p>
        </w:tc>
      </w:tr>
      <w:tr w:rsidR="008614CC"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None</w:t>
            </w:r>
          </w:p>
        </w:tc>
        <w:tc>
          <w:tcPr>
            <w:tcW w:w="9132" w:type="dxa"/>
          </w:tcPr>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0B00A5">
              <w:rPr>
                <w:rFonts w:asciiTheme="majorHAnsi" w:hAnsiTheme="majorHAnsi" w:cstheme="majorHAnsi"/>
                <w:bCs/>
                <w:color w:val="000000"/>
                <w:szCs w:val="24"/>
                <w:lang w:val="en-US"/>
              </w:rPr>
              <w:t>Nothing References</w:t>
            </w:r>
          </w:p>
        </w:tc>
      </w:tr>
      <w:tr w:rsidR="008614CC" w:rsidRPr="009329CE" w:rsidTr="007A47EE">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Parents</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8614CC" w:rsidRPr="009329CE"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8614CC" w:rsidRPr="009329CE" w:rsidRDefault="008614CC" w:rsidP="008614CC">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8614CC" w:rsidRPr="009329CE"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Nothing</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9329CE"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8614CC" w:rsidRPr="009329CE" w:rsidRDefault="007A47EE"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Categorisations</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Categorisations</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Dataflow</w:t>
                  </w:r>
                </w:p>
              </w:tc>
            </w:tr>
            <w:tr w:rsidR="008614CC" w:rsidRPr="009329CE"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bl>
          <w:p w:rsidR="008614CC" w:rsidRPr="009329CE" w:rsidRDefault="008614CC"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r w:rsidR="008614CC" w:rsidRPr="009329CE" w:rsidTr="007A47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8614CC" w:rsidRPr="009329CE" w:rsidRDefault="007A47EE" w:rsidP="007A47EE">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 xml:space="preserve">ParentsAndSibling </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8614CC" w:rsidRPr="008614CC" w:rsidTr="00861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8614CC" w:rsidRPr="008614CC" w:rsidRDefault="008614CC" w:rsidP="008614CC">
                  <w:pPr>
                    <w:autoSpaceDE w:val="0"/>
                    <w:autoSpaceDN w:val="0"/>
                    <w:adjustRightInd w:val="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8614CC" w:rsidRPr="008614CC" w:rsidRDefault="008614CC" w:rsidP="008614CC">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References</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8614CC" w:rsidRPr="008614CC"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r w:rsidRPr="008614CC">
                    <w:rPr>
                      <w:rFonts w:asciiTheme="majorHAnsi" w:hAnsiTheme="majorHAnsi" w:cstheme="majorHAnsi"/>
                      <w:bCs/>
                      <w:color w:val="000000"/>
                      <w:szCs w:val="24"/>
                      <w:lang w:val="en-US"/>
                    </w:rPr>
                    <w:t>Nothing</w:t>
                  </w:r>
                </w:p>
              </w:tc>
            </w:tr>
            <w:tr w:rsidR="008614CC" w:rsidRPr="008614CC"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8614CC" w:rsidRPr="007A47EE" w:rsidRDefault="008614CC"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 xml:space="preserve">Categorisations + </w:t>
                  </w:r>
                  <w:r w:rsidR="007A47EE">
                    <w:rPr>
                      <w:rFonts w:asciiTheme="majorHAnsi" w:hAnsiTheme="majorHAnsi" w:cstheme="majorHAnsi"/>
                      <w:bCs/>
                      <w:color w:val="000000"/>
                      <w:szCs w:val="24"/>
                      <w:lang w:val="en-US"/>
                    </w:rPr>
                    <w:t>Dataflow</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8614CC" w:rsidRPr="008614CC" w:rsidRDefault="007A47EE" w:rsidP="007A47E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8614CC">
                    <w:rPr>
                      <w:rFonts w:asciiTheme="majorHAnsi" w:hAnsiTheme="majorHAnsi" w:cstheme="majorHAnsi"/>
                      <w:bCs/>
                      <w:color w:val="000000"/>
                      <w:szCs w:val="24"/>
                      <w:lang w:val="en-US"/>
                    </w:rPr>
                    <w:t xml:space="preserve">Categorisations + </w:t>
                  </w:r>
                  <w:r w:rsidRPr="007A47EE">
                    <w:rPr>
                      <w:rFonts w:asciiTheme="majorHAnsi" w:hAnsiTheme="majorHAnsi" w:cstheme="majorHAnsi"/>
                      <w:bCs/>
                      <w:color w:val="000000"/>
                      <w:szCs w:val="24"/>
                      <w:lang w:val="en-US"/>
                    </w:rPr>
                    <w:t>CategoryScheme</w:t>
                  </w:r>
                </w:p>
              </w:tc>
            </w:tr>
            <w:tr w:rsidR="008614CC" w:rsidRPr="008614CC"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Dsd</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Dataflow</w:t>
                  </w:r>
                </w:p>
              </w:tc>
            </w:tr>
            <w:tr w:rsidR="008614CC" w:rsidRPr="008614CC" w:rsidTr="008614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P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lastRenderedPageBreak/>
                    <w:t>ConceptScheme</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8614CC" w:rsidRPr="009329CE" w:rsidTr="008614CC">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8614CC" w:rsidRDefault="008614CC" w:rsidP="008614CC">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8614CC" w:rsidRPr="008614CC" w:rsidRDefault="007A47EE" w:rsidP="008614CC">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bl>
          <w:p w:rsidR="008614CC" w:rsidRPr="009329CE" w:rsidRDefault="008614CC" w:rsidP="008614CC">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lastRenderedPageBreak/>
              <w:t>Children</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9329CE"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9329CE"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9329CE"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CategoryScheme + Dataflow</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ConceptScheme + Codelist</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bl>
          <w:p w:rsidR="007A47EE" w:rsidRPr="009329C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Descentands</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8614CC"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8614CC"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8614CC"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sidRPr="008614CC">
                    <w:rPr>
                      <w:rFonts w:asciiTheme="majorHAnsi" w:hAnsiTheme="majorHAnsi" w:cstheme="majorHAnsi"/>
                      <w:b w:val="0"/>
                      <w:bCs w:val="0"/>
                      <w:color w:val="FFFFFF" w:themeColor="background1"/>
                      <w:sz w:val="24"/>
                      <w:szCs w:val="24"/>
                      <w:lang w:val="en-US"/>
                    </w:rPr>
                    <w:t>References</w:t>
                  </w:r>
                </w:p>
              </w:tc>
            </w:tr>
            <w:tr w:rsidR="007A47EE" w:rsidRPr="004A55CB"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7A47E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CategoryScheme + Dataflow + Dsd + ConceptScheme + Codelist</w:t>
                  </w:r>
                </w:p>
              </w:tc>
            </w:tr>
            <w:tr w:rsidR="007A47EE" w:rsidRPr="008614CC"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r>
                    <w:rPr>
                      <w:rFonts w:asciiTheme="majorHAnsi" w:hAnsiTheme="majorHAnsi" w:cstheme="majorHAnsi"/>
                      <w:bCs/>
                      <w:color w:val="000000"/>
                      <w:szCs w:val="24"/>
                      <w:lang w:val="en-US"/>
                    </w:rPr>
                    <w:t>Nothing</w:t>
                  </w:r>
                </w:p>
              </w:tc>
            </w:tr>
            <w:tr w:rsidR="007A47EE" w:rsidRPr="008614CC"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Dsd + ConceptScheme + Codelist</w:t>
                  </w:r>
                </w:p>
              </w:tc>
            </w:tr>
            <w:tr w:rsidR="007A47EE" w:rsidRPr="008614CC"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7A47EE">
                    <w:rPr>
                      <w:rFonts w:asciiTheme="majorHAnsi" w:hAnsiTheme="majorHAnsi" w:cstheme="majorHAnsi"/>
                      <w:bCs/>
                      <w:color w:val="000000"/>
                      <w:szCs w:val="24"/>
                      <w:lang w:val="en-US"/>
                    </w:rPr>
                    <w:t>ConceptScheme + Codelist</w:t>
                  </w:r>
                </w:p>
              </w:tc>
            </w:tr>
            <w:tr w:rsidR="007A47EE" w:rsidRPr="008614CC"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8614CC"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sidRPr="008614CC">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Nothing</w:t>
                  </w:r>
                </w:p>
              </w:tc>
            </w:tr>
          </w:tbl>
          <w:p w:rsidR="007A47EE" w:rsidRPr="009329CE"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rPr>
            </w:pP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All</w:t>
            </w:r>
          </w:p>
        </w:tc>
        <w:tc>
          <w:tcPr>
            <w:tcW w:w="9132" w:type="dxa"/>
          </w:tcPr>
          <w:tbl>
            <w:tblPr>
              <w:tblStyle w:val="Sfondochiaro-Colore1"/>
              <w:tblW w:w="0" w:type="auto"/>
              <w:tblLayout w:type="fixed"/>
              <w:tblLook w:val="04A0" w:firstRow="1" w:lastRow="0" w:firstColumn="1" w:lastColumn="0" w:noHBand="0" w:noVBand="1"/>
            </w:tblPr>
            <w:tblGrid>
              <w:gridCol w:w="2835"/>
              <w:gridCol w:w="4995"/>
            </w:tblGrid>
            <w:tr w:rsidR="007A47EE" w:rsidRPr="009329CE" w:rsidTr="00A04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shd w:val="clear" w:color="auto" w:fill="548DD4" w:themeFill="text2" w:themeFillTint="99"/>
                </w:tcPr>
                <w:p w:rsidR="007A47EE" w:rsidRPr="009329CE" w:rsidRDefault="007A47EE" w:rsidP="00A043F7">
                  <w:pPr>
                    <w:autoSpaceDE w:val="0"/>
                    <w:autoSpaceDN w:val="0"/>
                    <w:adjustRightInd w:val="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Artefact</w:t>
                  </w:r>
                </w:p>
              </w:tc>
              <w:tc>
                <w:tcPr>
                  <w:tcW w:w="4995" w:type="dxa"/>
                  <w:tcBorders>
                    <w:left w:val="single" w:sz="4" w:space="0" w:color="auto"/>
                  </w:tcBorders>
                  <w:shd w:val="clear" w:color="auto" w:fill="548DD4" w:themeFill="text2" w:themeFillTint="99"/>
                </w:tcPr>
                <w:p w:rsidR="007A47EE" w:rsidRPr="009329CE" w:rsidRDefault="007A47EE" w:rsidP="00A043F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themeColor="background1"/>
                      <w:sz w:val="24"/>
                      <w:szCs w:val="24"/>
                      <w:lang w:val="en-US"/>
                    </w:rPr>
                  </w:pPr>
                  <w:r>
                    <w:rPr>
                      <w:rFonts w:asciiTheme="majorHAnsi" w:hAnsiTheme="majorHAnsi" w:cstheme="majorHAnsi"/>
                      <w:b w:val="0"/>
                      <w:bCs w:val="0"/>
                      <w:color w:val="FFFFFF" w:themeColor="background1"/>
                      <w:sz w:val="24"/>
                      <w:szCs w:val="24"/>
                      <w:lang w:val="en-US"/>
                    </w:rPr>
                    <w:t>References</w:t>
                  </w:r>
                </w:p>
              </w:tc>
            </w:tr>
            <w:tr w:rsidR="007A47EE" w:rsidRPr="004A55CB"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Categorisation</w:t>
                  </w:r>
                </w:p>
              </w:tc>
              <w:tc>
                <w:tcPr>
                  <w:tcW w:w="4995" w:type="dxa"/>
                  <w:tcBorders>
                    <w:left w:val="single" w:sz="4" w:space="0" w:color="auto"/>
                  </w:tcBorders>
                </w:tcPr>
                <w:p w:rsidR="007A47EE" w:rsidRPr="00E92FB3"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szCs w:val="24"/>
                      <w:lang w:val="en-US"/>
                    </w:rPr>
                  </w:pPr>
                  <w:r w:rsidRPr="007A47EE">
                    <w:rPr>
                      <w:rFonts w:asciiTheme="majorHAnsi" w:hAnsiTheme="majorHAnsi" w:cstheme="majorHAnsi"/>
                      <w:bCs/>
                      <w:color w:val="000000"/>
                      <w:szCs w:val="24"/>
                      <w:lang w:val="en-US"/>
                    </w:rPr>
                    <w:t>CategoryScheme + Dataflow + Dsd + ConceptScheme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Pr="009329C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CategoryScheme</w:t>
                  </w:r>
                </w:p>
              </w:tc>
              <w:tc>
                <w:tcPr>
                  <w:tcW w:w="4995" w:type="dxa"/>
                  <w:tcBorders>
                    <w:left w:val="single" w:sz="4" w:space="0" w:color="auto"/>
                  </w:tcBorders>
                </w:tcPr>
                <w:p w:rsidR="007A47EE" w:rsidRPr="00312E06"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 xml:space="preserve">Categorisations + CategorySchemes + </w:t>
                  </w:r>
                  <w:r w:rsidRPr="00312E06">
                    <w:rPr>
                      <w:rFonts w:asciiTheme="majorHAnsi" w:hAnsiTheme="majorHAnsi" w:cstheme="majorHAnsi"/>
                      <w:bCs/>
                      <w:color w:val="000000"/>
                      <w:szCs w:val="24"/>
                      <w:lang w:val="en-US"/>
                    </w:rPr>
                    <w:t>Dataflow</w:t>
                  </w:r>
                </w:p>
              </w:tc>
            </w:tr>
            <w:tr w:rsidR="007A47EE" w:rsidRPr="004A55CB"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Dataflow</w:t>
                  </w:r>
                </w:p>
              </w:tc>
              <w:tc>
                <w:tcPr>
                  <w:tcW w:w="4995" w:type="dxa"/>
                  <w:tcBorders>
                    <w:left w:val="single" w:sz="4" w:space="0" w:color="auto"/>
                  </w:tcBorders>
                </w:tcPr>
                <w:p w:rsidR="007A47EE" w:rsidRPr="008614CC" w:rsidRDefault="007A47EE" w:rsidP="007A47E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Pr>
                      <w:rFonts w:asciiTheme="majorHAnsi" w:hAnsiTheme="majorHAnsi" w:cstheme="majorHAnsi"/>
                      <w:bCs/>
                      <w:color w:val="000000"/>
                      <w:szCs w:val="24"/>
                      <w:lang w:val="en-US"/>
                    </w:rPr>
                    <w:t xml:space="preserve">Categorisations + </w:t>
                  </w:r>
                  <w:r w:rsidRPr="007A47EE">
                    <w:rPr>
                      <w:rFonts w:asciiTheme="majorHAnsi" w:hAnsiTheme="majorHAnsi" w:cstheme="majorHAnsi"/>
                      <w:bCs/>
                      <w:color w:val="000000"/>
                      <w:szCs w:val="24"/>
                      <w:lang w:val="en-US"/>
                    </w:rPr>
                    <w:t>CategoryScheme +  Dsd + ConceptScheme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Dsd</w:t>
                  </w:r>
                </w:p>
              </w:tc>
              <w:tc>
                <w:tcPr>
                  <w:tcW w:w="4995" w:type="dxa"/>
                  <w:tcBorders>
                    <w:left w:val="single" w:sz="4" w:space="0" w:color="auto"/>
                  </w:tcBorders>
                </w:tcPr>
                <w:p w:rsidR="007A47EE" w:rsidRPr="008614CC" w:rsidRDefault="007A47EE" w:rsidP="007A47E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Dataflow</w:t>
                  </w:r>
                  <w:r w:rsidRPr="007A47EE">
                    <w:rPr>
                      <w:rFonts w:asciiTheme="majorHAnsi" w:hAnsiTheme="majorHAnsi" w:cstheme="majorHAnsi"/>
                      <w:bCs/>
                      <w:color w:val="000000"/>
                      <w:szCs w:val="24"/>
                      <w:lang w:val="en-US"/>
                    </w:rPr>
                    <w:t xml:space="preserve"> +   ConceptScheme + Codelist</w:t>
                  </w:r>
                </w:p>
              </w:tc>
            </w:tr>
            <w:tr w:rsidR="007A47EE" w:rsidRPr="009329CE" w:rsidTr="00A04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ConceptScheme</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Dsd + Codelist</w:t>
                  </w:r>
                </w:p>
              </w:tc>
            </w:tr>
            <w:tr w:rsidR="007A47EE" w:rsidRPr="009329CE" w:rsidTr="00A043F7">
              <w:tc>
                <w:tcPr>
                  <w:cnfStyle w:val="001000000000" w:firstRow="0" w:lastRow="0" w:firstColumn="1" w:lastColumn="0" w:oddVBand="0" w:evenVBand="0" w:oddHBand="0" w:evenHBand="0" w:firstRowFirstColumn="0" w:firstRowLastColumn="0" w:lastRowFirstColumn="0" w:lastRowLastColumn="0"/>
                  <w:tcW w:w="2835" w:type="dxa"/>
                  <w:tcBorders>
                    <w:right w:val="single" w:sz="4" w:space="0" w:color="auto"/>
                  </w:tcBorders>
                </w:tcPr>
                <w:p w:rsidR="007A47EE" w:rsidRDefault="007A47EE" w:rsidP="00A043F7">
                  <w:pPr>
                    <w:autoSpaceDE w:val="0"/>
                    <w:autoSpaceDN w:val="0"/>
                    <w:adjustRightInd w:val="0"/>
                    <w:rPr>
                      <w:rFonts w:asciiTheme="majorHAnsi" w:hAnsiTheme="majorHAnsi" w:cstheme="majorHAnsi"/>
                      <w:b w:val="0"/>
                      <w:bCs w:val="0"/>
                      <w:color w:val="000000"/>
                      <w:szCs w:val="24"/>
                      <w:lang w:val="en-US"/>
                    </w:rPr>
                  </w:pPr>
                  <w:r>
                    <w:rPr>
                      <w:rFonts w:asciiTheme="majorHAnsi" w:hAnsiTheme="majorHAnsi" w:cstheme="majorHAnsi"/>
                      <w:b w:val="0"/>
                      <w:bCs w:val="0"/>
                      <w:color w:val="000000"/>
                      <w:szCs w:val="24"/>
                      <w:lang w:val="en-US"/>
                    </w:rPr>
                    <w:t>Codelist</w:t>
                  </w:r>
                </w:p>
              </w:tc>
              <w:tc>
                <w:tcPr>
                  <w:tcW w:w="4995" w:type="dxa"/>
                  <w:tcBorders>
                    <w:left w:val="single" w:sz="4" w:space="0" w:color="auto"/>
                  </w:tcBorders>
                </w:tcPr>
                <w:p w:rsidR="007A47EE" w:rsidRPr="008614CC"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szCs w:val="24"/>
                      <w:lang w:val="en-US"/>
                    </w:rPr>
                  </w:pPr>
                  <w:r w:rsidRPr="00312E06">
                    <w:rPr>
                      <w:rFonts w:asciiTheme="majorHAnsi" w:hAnsiTheme="majorHAnsi" w:cstheme="majorHAnsi"/>
                      <w:bCs/>
                      <w:color w:val="000000"/>
                      <w:szCs w:val="24"/>
                      <w:lang w:val="en-US"/>
                    </w:rPr>
                    <w:t>Dsd + ConceptScheme</w:t>
                  </w:r>
                </w:p>
              </w:tc>
            </w:tr>
          </w:tbl>
          <w:p w:rsidR="007A47EE" w:rsidRPr="009329CE" w:rsidRDefault="007A47EE" w:rsidP="00A043F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szCs w:val="24"/>
              </w:rPr>
            </w:pPr>
          </w:p>
        </w:tc>
      </w:tr>
    </w:tbl>
    <w:p w:rsidR="00312E06" w:rsidRDefault="00312E06">
      <w:r>
        <w:br w:type="page"/>
      </w:r>
    </w:p>
    <w:p w:rsidR="00480AF5" w:rsidRDefault="00480AF5" w:rsidP="009B4EE0">
      <w:pPr>
        <w:pStyle w:val="Sottotitolo"/>
        <w:spacing w:after="0"/>
      </w:pPr>
      <w:r>
        <w:lastRenderedPageBreak/>
        <w:t>Data</w:t>
      </w:r>
    </w:p>
    <w:p w:rsidR="008049ED" w:rsidRPr="008049ED" w:rsidRDefault="008049ED" w:rsidP="008049ED"/>
    <w:p w:rsidR="00312E06" w:rsidRPr="00312E06" w:rsidRDefault="00495781" w:rsidP="00312E06">
      <w:r>
        <w:pict>
          <v:shape id="_x0000_i1033" type="#_x0000_t75" style="width:481.35pt;height:422pt">
            <v:imagedata r:id="rId18" o:title="FlyEngine-Data"/>
          </v:shape>
        </w:pict>
      </w:r>
    </w:p>
    <w:p w:rsidR="009B4EE0" w:rsidRPr="009B4EE0" w:rsidRDefault="009B4EE0" w:rsidP="009B4EE0">
      <w:pPr>
        <w:spacing w:before="0" w:after="0" w:line="240" w:lineRule="auto"/>
      </w:pPr>
    </w:p>
    <w:p w:rsidR="005A45F3" w:rsidRPr="00E92FB3" w:rsidRDefault="005A45F3" w:rsidP="005A45F3">
      <w:pPr>
        <w:rPr>
          <w:lang w:val="en-US"/>
        </w:rPr>
      </w:pPr>
      <w:r w:rsidRPr="00E92FB3">
        <w:rPr>
          <w:lang w:val="en-US"/>
        </w:rPr>
        <w:t xml:space="preserve">The query object </w:t>
      </w:r>
      <w:del w:id="228" w:author="Roberto Pompei" w:date="2015-01-13T18:12:00Z">
        <w:r w:rsidRPr="00E92FB3" w:rsidDel="00166A45">
          <w:rPr>
            <w:lang w:val="en-US"/>
          </w:rPr>
          <w:delText xml:space="preserve">arrive </w:delText>
        </w:r>
      </w:del>
      <w:ins w:id="229" w:author="Roberto Pompei" w:date="2015-01-13T18:12:00Z">
        <w:r w:rsidR="00166A45">
          <w:rPr>
            <w:lang w:val="en-US"/>
          </w:rPr>
          <w:t xml:space="preserve">gets </w:t>
        </w:r>
        <w:r w:rsidR="00166A45" w:rsidRPr="00E92FB3">
          <w:rPr>
            <w:lang w:val="en-US"/>
          </w:rPr>
          <w:t xml:space="preserve"> </w:t>
        </w:r>
      </w:ins>
      <w:r w:rsidRPr="00E92FB3">
        <w:rPr>
          <w:lang w:val="en-US"/>
        </w:rPr>
        <w:t xml:space="preserve">into </w:t>
      </w:r>
      <w:r w:rsidRPr="00E92FB3">
        <w:rPr>
          <w:rFonts w:ascii="Consolas" w:hAnsi="Consolas" w:cs="Consolas"/>
          <w:color w:val="2B91AF"/>
          <w:sz w:val="19"/>
          <w:szCs w:val="19"/>
          <w:highlight w:val="white"/>
          <w:lang w:val="en-US"/>
        </w:rPr>
        <w:t>DataMessageEngineObject</w:t>
      </w:r>
      <w:ins w:id="230" w:author="Roberto Pompei" w:date="2015-01-13T18:13:00Z">
        <w:r w:rsidR="00166A45" w:rsidRPr="00166A45">
          <w:rPr>
            <w:lang w:val="en-US"/>
          </w:rPr>
          <w:t xml:space="preserve"> </w:t>
        </w:r>
      </w:ins>
      <w:ins w:id="231" w:author="Roberto Pompei" w:date="2015-01-14T09:10:00Z">
        <w:r w:rsidR="00547C5C">
          <w:rPr>
            <w:lang w:val="en-US"/>
          </w:rPr>
          <w:t>that</w:t>
        </w:r>
      </w:ins>
      <w:ins w:id="232" w:author="Roberto Pompei" w:date="2015-01-13T18:13:00Z">
        <w:r w:rsidR="00166A45" w:rsidRPr="00166A45">
          <w:rPr>
            <w:lang w:val="en-US"/>
          </w:rPr>
          <w:t xml:space="preserve"> processes the query objetc with CommonApi to check it and verify that there are no Sintax Errors. It builds the key for data processing into </w:t>
        </w:r>
      </w:ins>
      <w:del w:id="233" w:author="Roberto Pompei" w:date="2015-01-13T18:13:00Z">
        <w:r w:rsidRPr="00E92FB3" w:rsidDel="00166A45">
          <w:rPr>
            <w:lang w:val="en-US"/>
          </w:rPr>
          <w:delText>, this processes it with CommonApi to check its correttenza and verify that there are no SintaxError. Build the key for processing of data into</w:delText>
        </w:r>
      </w:del>
      <w:r w:rsidRPr="00E92FB3">
        <w:rPr>
          <w:lang w:val="en-US"/>
        </w:rPr>
        <w:t xml:space="preserve"> </w:t>
      </w:r>
      <w:r w:rsidRPr="00E92FB3">
        <w:rPr>
          <w:rFonts w:ascii="Consolas" w:hAnsi="Consolas" w:cs="Consolas"/>
          <w:color w:val="2B91AF"/>
          <w:sz w:val="19"/>
          <w:szCs w:val="19"/>
          <w:highlight w:val="white"/>
          <w:lang w:val="en-US"/>
        </w:rPr>
        <w:t>RetreivalManager</w:t>
      </w:r>
      <w:r w:rsidRPr="00E92FB3">
        <w:rPr>
          <w:lang w:val="en-US"/>
        </w:rPr>
        <w:t>.</w:t>
      </w:r>
    </w:p>
    <w:p w:rsidR="005A45F3" w:rsidRPr="00E92FB3" w:rsidRDefault="00547C5C" w:rsidP="005A45F3">
      <w:pPr>
        <w:rPr>
          <w:lang w:val="en-US"/>
        </w:rPr>
      </w:pPr>
      <w:ins w:id="234" w:author="Roberto Pompei" w:date="2015-01-14T09:04:00Z">
        <w:r w:rsidRPr="00547C5C">
          <w:rPr>
            <w:lang w:val="en-US"/>
          </w:rPr>
          <w:t>In the next step, will be called the methods of model level to retrieve data from database. The data won't be worked directly but the Model level will return a data pointer and it will write into a stream. This way will avoid OutOfMemory problems</w:t>
        </w:r>
      </w:ins>
      <w:del w:id="235" w:author="Roberto Pompei" w:date="2015-01-14T09:04:00Z">
        <w:r w:rsidR="005A45F3" w:rsidRPr="00E92FB3" w:rsidDel="00547C5C">
          <w:rPr>
            <w:lang w:val="en-US"/>
          </w:rPr>
          <w:delText>Will be called the methods of model level, to retrieve data from the database. The data will not be taken, and passed all thrown to the writer, but the Model level will return a pointer to the same data that will write into a reply stream. Thus avoid OutOfMemory problems</w:delText>
        </w:r>
      </w:del>
      <w:r w:rsidR="005A45F3" w:rsidRPr="00E92FB3">
        <w:rPr>
          <w:lang w:val="en-US"/>
        </w:rPr>
        <w:t>.</w:t>
      </w:r>
    </w:p>
    <w:p w:rsidR="008049ED" w:rsidRPr="00E92FB3" w:rsidRDefault="005A45F3" w:rsidP="005A45F3">
      <w:pPr>
        <w:rPr>
          <w:lang w:val="en-US"/>
        </w:rPr>
      </w:pPr>
      <w:r w:rsidRPr="00E92FB3">
        <w:rPr>
          <w:lang w:val="en-US"/>
        </w:rPr>
        <w:t xml:space="preserve">Will be instanced the </w:t>
      </w:r>
      <w:del w:id="236" w:author="Roberto Pompei" w:date="2015-01-14T09:06:00Z">
        <w:r w:rsidRPr="00E92FB3" w:rsidDel="00547C5C">
          <w:rPr>
            <w:lang w:val="en-US"/>
          </w:rPr>
          <w:delText xml:space="preserve">correct </w:delText>
        </w:r>
      </w:del>
      <w:ins w:id="237" w:author="Roberto Pompei" w:date="2015-01-14T09:06:00Z">
        <w:r w:rsidR="00547C5C">
          <w:rPr>
            <w:lang w:val="en-US"/>
          </w:rPr>
          <w:t>right</w:t>
        </w:r>
        <w:r w:rsidR="00547C5C" w:rsidRPr="00E92FB3">
          <w:rPr>
            <w:lang w:val="en-US"/>
          </w:rPr>
          <w:t xml:space="preserve"> </w:t>
        </w:r>
      </w:ins>
      <w:r w:rsidRPr="00E92FB3">
        <w:rPr>
          <w:lang w:val="en-US"/>
        </w:rPr>
        <w:t xml:space="preserve">class method </w:t>
      </w:r>
      <w:r w:rsidRPr="00E92FB3">
        <w:rPr>
          <w:rFonts w:ascii="Consolas" w:hAnsi="Consolas" w:cs="Consolas"/>
          <w:color w:val="2B91AF"/>
          <w:sz w:val="19"/>
          <w:szCs w:val="19"/>
          <w:highlight w:val="white"/>
          <w:lang w:val="en-US"/>
        </w:rPr>
        <w:t>WriteDataBase</w:t>
      </w:r>
      <w:r w:rsidRPr="00E92FB3">
        <w:rPr>
          <w:lang w:val="en-US"/>
        </w:rPr>
        <w:t xml:space="preserve"> </w:t>
      </w:r>
      <w:del w:id="238" w:author="Roberto Pompei" w:date="2015-01-14T09:07:00Z">
        <w:r w:rsidRPr="00E92FB3" w:rsidDel="00547C5C">
          <w:rPr>
            <w:lang w:val="en-US"/>
          </w:rPr>
          <w:delText xml:space="preserve">who </w:delText>
        </w:r>
      </w:del>
      <w:ins w:id="239" w:author="Roberto Pompei" w:date="2015-01-14T09:07:00Z">
        <w:r w:rsidR="00547C5C">
          <w:rPr>
            <w:lang w:val="en-US"/>
          </w:rPr>
          <w:t>that</w:t>
        </w:r>
        <w:r w:rsidR="00547C5C" w:rsidRPr="00E92FB3">
          <w:rPr>
            <w:lang w:val="en-US"/>
          </w:rPr>
          <w:t xml:space="preserve"> </w:t>
        </w:r>
      </w:ins>
      <w:r w:rsidRPr="00E92FB3">
        <w:rPr>
          <w:lang w:val="en-US"/>
        </w:rPr>
        <w:t>will write data to the communication channel. These Writer</w:t>
      </w:r>
      <w:ins w:id="240" w:author="Roberto Pompei" w:date="2015-01-14T09:12:00Z">
        <w:r w:rsidR="00547C5C">
          <w:rPr>
            <w:lang w:val="en-US"/>
          </w:rPr>
          <w:t>s</w:t>
        </w:r>
      </w:ins>
      <w:r w:rsidRPr="00E92FB3">
        <w:rPr>
          <w:lang w:val="en-US"/>
        </w:rPr>
        <w:t xml:space="preserve"> use their internal class </w:t>
      </w:r>
      <w:r w:rsidRPr="00E92FB3">
        <w:rPr>
          <w:rFonts w:ascii="Consolas" w:hAnsi="Consolas" w:cs="Consolas"/>
          <w:color w:val="2B91AF"/>
          <w:sz w:val="19"/>
          <w:szCs w:val="19"/>
          <w:highlight w:val="white"/>
          <w:lang w:val="en-US"/>
        </w:rPr>
        <w:t>IDataWriterEngine</w:t>
      </w:r>
      <w:r w:rsidRPr="00E92FB3">
        <w:rPr>
          <w:lang w:val="en-US"/>
        </w:rPr>
        <w:t xml:space="preserve"> of CommonApi.</w:t>
      </w:r>
    </w:p>
    <w:p w:rsidR="008049ED" w:rsidRPr="00E92FB3" w:rsidRDefault="008049ED" w:rsidP="00DC6814">
      <w:pPr>
        <w:rPr>
          <w:lang w:val="en-US"/>
        </w:rPr>
      </w:pPr>
    </w:p>
    <w:p w:rsidR="005A45F3" w:rsidRPr="00E92FB3" w:rsidRDefault="005A45F3" w:rsidP="00DC6814">
      <w:pPr>
        <w:rPr>
          <w:lang w:val="en-US"/>
        </w:rPr>
      </w:pPr>
    </w:p>
    <w:p w:rsidR="009C4F4F" w:rsidRPr="00E92FB3" w:rsidRDefault="00547C5C" w:rsidP="00DC6814">
      <w:pPr>
        <w:rPr>
          <w:lang w:val="en-US"/>
        </w:rPr>
      </w:pPr>
      <w:ins w:id="241" w:author="Roberto Pompei" w:date="2015-01-14T09:13:00Z">
        <w:r>
          <w:rPr>
            <w:lang w:val="en-US"/>
          </w:rPr>
          <w:lastRenderedPageBreak/>
          <w:t xml:space="preserve">In this version </w:t>
        </w:r>
      </w:ins>
      <w:del w:id="242" w:author="Roberto Pompei" w:date="2015-01-14T09:13:00Z">
        <w:r w:rsidR="005A45F3" w:rsidRPr="00E92FB3" w:rsidDel="00547C5C">
          <w:rPr>
            <w:lang w:val="en-US"/>
          </w:rPr>
          <w:delText>A</w:delText>
        </w:r>
      </w:del>
      <w:ins w:id="243" w:author="Roberto Pompei" w:date="2015-01-14T09:13:00Z">
        <w:r>
          <w:rPr>
            <w:lang w:val="en-US"/>
          </w:rPr>
          <w:t>a</w:t>
        </w:r>
      </w:ins>
      <w:r w:rsidR="005A45F3" w:rsidRPr="00E92FB3">
        <w:rPr>
          <w:lang w:val="en-US"/>
        </w:rPr>
        <w:t xml:space="preserve">re </w:t>
      </w:r>
      <w:del w:id="244" w:author="Roberto Pompei" w:date="2015-01-14T09:23:00Z">
        <w:r w:rsidR="005A45F3" w:rsidRPr="00E92FB3" w:rsidDel="00785C28">
          <w:rPr>
            <w:lang w:val="en-US"/>
          </w:rPr>
          <w:delText xml:space="preserve">currently </w:delText>
        </w:r>
      </w:del>
      <w:r w:rsidR="005A45F3" w:rsidRPr="00E92FB3">
        <w:rPr>
          <w:lang w:val="en-US"/>
        </w:rPr>
        <w:t>implemented only TimeSeries requests as</w:t>
      </w:r>
    </w:p>
    <w:p w:rsidR="009C4F4F" w:rsidRDefault="009C4F4F" w:rsidP="001C147A">
      <w:pPr>
        <w:pStyle w:val="Paragrafoelenco"/>
        <w:numPr>
          <w:ilvl w:val="0"/>
          <w:numId w:val="18"/>
        </w:numPr>
      </w:pPr>
      <w:r>
        <w:t xml:space="preserve">Sdmx v2.0 </w:t>
      </w:r>
    </w:p>
    <w:p w:rsidR="009C4F4F" w:rsidRPr="009C4F4F" w:rsidRDefault="009C4F4F" w:rsidP="001C147A">
      <w:pPr>
        <w:pStyle w:val="Paragrafoelenco"/>
        <w:numPr>
          <w:ilvl w:val="0"/>
          <w:numId w:val="19"/>
        </w:numPr>
        <w:ind w:left="993"/>
        <w:rPr>
          <w:rFonts w:ascii="Consolas" w:hAnsi="Consolas" w:cs="Consolas"/>
          <w:color w:val="000000"/>
          <w:sz w:val="19"/>
          <w:szCs w:val="19"/>
        </w:rPr>
      </w:pPr>
      <w:r w:rsidRPr="009C4F4F">
        <w:rPr>
          <w:rFonts w:ascii="Consolas" w:hAnsi="Consolas" w:cs="Consolas"/>
          <w:color w:val="000000"/>
          <w:sz w:val="19"/>
          <w:szCs w:val="19"/>
          <w:highlight w:val="white"/>
        </w:rPr>
        <w:t>GetCompactData</w:t>
      </w:r>
    </w:p>
    <w:p w:rsidR="009C4F4F" w:rsidRDefault="009C4F4F" w:rsidP="001C147A">
      <w:pPr>
        <w:pStyle w:val="Paragrafoelenco"/>
        <w:numPr>
          <w:ilvl w:val="0"/>
          <w:numId w:val="19"/>
        </w:numPr>
        <w:ind w:left="993"/>
        <w:rPr>
          <w:rFonts w:ascii="Consolas" w:hAnsi="Consolas" w:cs="Consolas"/>
          <w:color w:val="000000"/>
          <w:sz w:val="19"/>
          <w:szCs w:val="19"/>
        </w:rPr>
      </w:pPr>
      <w:r w:rsidRPr="009C4F4F">
        <w:rPr>
          <w:rFonts w:ascii="Consolas" w:hAnsi="Consolas" w:cs="Consolas"/>
          <w:color w:val="000000"/>
          <w:sz w:val="19"/>
          <w:szCs w:val="19"/>
          <w:highlight w:val="white"/>
        </w:rPr>
        <w:t>GetGenericData</w:t>
      </w:r>
    </w:p>
    <w:p w:rsidR="009C4F4F" w:rsidRPr="009C4F4F" w:rsidRDefault="009C4F4F" w:rsidP="009C4F4F">
      <w:pPr>
        <w:pStyle w:val="Paragrafoelenco"/>
        <w:ind w:left="993"/>
        <w:rPr>
          <w:rFonts w:ascii="Consolas" w:hAnsi="Consolas" w:cs="Consolas"/>
          <w:color w:val="000000"/>
          <w:sz w:val="19"/>
          <w:szCs w:val="19"/>
        </w:rPr>
      </w:pPr>
    </w:p>
    <w:p w:rsidR="009C4F4F" w:rsidRDefault="009C4F4F" w:rsidP="001C147A">
      <w:pPr>
        <w:pStyle w:val="Paragrafoelenco"/>
        <w:numPr>
          <w:ilvl w:val="0"/>
          <w:numId w:val="18"/>
        </w:numPr>
      </w:pPr>
      <w:r>
        <w:t>Sdmx v2.1</w:t>
      </w:r>
    </w:p>
    <w:p w:rsidR="009C4F4F" w:rsidRPr="0084425A" w:rsidRDefault="009C4F4F" w:rsidP="001C147A">
      <w:pPr>
        <w:pStyle w:val="Paragrafoelenco"/>
        <w:numPr>
          <w:ilvl w:val="0"/>
          <w:numId w:val="20"/>
        </w:numPr>
        <w:ind w:left="993"/>
        <w:rPr>
          <w:rFonts w:ascii="Consolas" w:hAnsi="Consolas" w:cs="Consolas"/>
          <w:color w:val="000000"/>
          <w:sz w:val="19"/>
          <w:szCs w:val="19"/>
          <w:lang w:val="en-US"/>
          <w:rPrChange w:id="245" w:author="Roberto Pompei" w:date="2015-01-14T09:26:00Z">
            <w:rPr>
              <w:rFonts w:ascii="Consolas" w:hAnsi="Consolas" w:cs="Consolas"/>
              <w:color w:val="000000"/>
              <w:sz w:val="19"/>
              <w:szCs w:val="19"/>
            </w:rPr>
          </w:rPrChange>
        </w:rPr>
      </w:pPr>
      <w:r w:rsidRPr="0084425A">
        <w:rPr>
          <w:rFonts w:ascii="Consolas" w:hAnsi="Consolas" w:cs="Consolas"/>
          <w:color w:val="000000"/>
          <w:sz w:val="19"/>
          <w:szCs w:val="19"/>
          <w:highlight w:val="white"/>
          <w:lang w:val="en-US"/>
          <w:rPrChange w:id="246" w:author="Roberto Pompei" w:date="2015-01-14T09:26:00Z">
            <w:rPr>
              <w:rFonts w:ascii="Consolas" w:hAnsi="Consolas" w:cs="Consolas"/>
              <w:color w:val="000000"/>
              <w:sz w:val="19"/>
              <w:szCs w:val="19"/>
              <w:highlight w:val="white"/>
            </w:rPr>
          </w:rPrChange>
        </w:rPr>
        <w:t>GetGenericTimeSeriesData</w:t>
      </w:r>
      <w:r w:rsidRPr="0084425A">
        <w:rPr>
          <w:rFonts w:ascii="Consolas" w:hAnsi="Consolas" w:cs="Consolas"/>
          <w:color w:val="000000"/>
          <w:sz w:val="19"/>
          <w:szCs w:val="19"/>
          <w:lang w:val="en-US"/>
          <w:rPrChange w:id="247" w:author="Roberto Pompei" w:date="2015-01-14T09:26:00Z">
            <w:rPr>
              <w:rFonts w:ascii="Consolas" w:hAnsi="Consolas" w:cs="Consolas"/>
              <w:color w:val="000000"/>
              <w:sz w:val="19"/>
              <w:szCs w:val="19"/>
            </w:rPr>
          </w:rPrChange>
        </w:rPr>
        <w:t xml:space="preserve"> (</w:t>
      </w:r>
      <w:del w:id="248" w:author="Roberto Pompei" w:date="2015-01-14T09:26:00Z">
        <w:r w:rsidRPr="0084425A" w:rsidDel="0084425A">
          <w:rPr>
            <w:rFonts w:ascii="Consolas" w:hAnsi="Consolas" w:cs="Consolas"/>
            <w:color w:val="000000"/>
            <w:sz w:val="19"/>
            <w:szCs w:val="19"/>
            <w:lang w:val="en-US"/>
            <w:rPrChange w:id="249" w:author="Roberto Pompei" w:date="2015-01-14T09:26:00Z">
              <w:rPr>
                <w:rFonts w:ascii="Consolas" w:hAnsi="Consolas" w:cs="Consolas"/>
                <w:color w:val="000000"/>
                <w:sz w:val="19"/>
                <w:szCs w:val="19"/>
              </w:rPr>
            </w:rPrChange>
          </w:rPr>
          <w:delText>solo con</w:delText>
        </w:r>
      </w:del>
      <w:ins w:id="250" w:author="Roberto Pompei" w:date="2015-01-14T09:26:00Z">
        <w:r w:rsidR="0084425A" w:rsidRPr="0084425A">
          <w:rPr>
            <w:rFonts w:ascii="Consolas" w:hAnsi="Consolas" w:cs="Consolas"/>
            <w:color w:val="000000"/>
            <w:sz w:val="19"/>
            <w:szCs w:val="19"/>
            <w:lang w:val="en-US"/>
            <w:rPrChange w:id="251" w:author="Roberto Pompei" w:date="2015-01-14T09:26:00Z">
              <w:rPr>
                <w:rFonts w:ascii="Consolas" w:hAnsi="Consolas" w:cs="Consolas"/>
                <w:color w:val="000000"/>
                <w:sz w:val="19"/>
                <w:szCs w:val="19"/>
              </w:rPr>
            </w:rPrChange>
          </w:rPr>
          <w:t>only with</w:t>
        </w:r>
      </w:ins>
      <w:r w:rsidRPr="0084425A">
        <w:rPr>
          <w:rFonts w:ascii="Consolas" w:hAnsi="Consolas" w:cs="Consolas"/>
          <w:color w:val="000000"/>
          <w:sz w:val="19"/>
          <w:szCs w:val="19"/>
          <w:lang w:val="en-US"/>
          <w:rPrChange w:id="252" w:author="Roberto Pompei" w:date="2015-01-14T09:26:00Z">
            <w:rPr>
              <w:rFonts w:ascii="Consolas" w:hAnsi="Consolas" w:cs="Consolas"/>
              <w:color w:val="000000"/>
              <w:sz w:val="19"/>
              <w:szCs w:val="19"/>
            </w:rPr>
          </w:rPrChange>
        </w:rPr>
        <w:t xml:space="preserve"> ObservationAtObservation=TIME_PERIOD)</w:t>
      </w:r>
    </w:p>
    <w:p w:rsidR="009C4F4F" w:rsidRPr="00E92FB3" w:rsidRDefault="009C4F4F" w:rsidP="001C147A">
      <w:pPr>
        <w:pStyle w:val="Paragrafoelenco"/>
        <w:numPr>
          <w:ilvl w:val="0"/>
          <w:numId w:val="20"/>
        </w:numPr>
        <w:ind w:left="993"/>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 xml:space="preserve">GetStructureSpecificTimeSeriesData </w:t>
      </w:r>
      <w:r w:rsidRPr="00E92FB3">
        <w:rPr>
          <w:rFonts w:ascii="Consolas" w:hAnsi="Consolas" w:cs="Consolas"/>
          <w:color w:val="000000"/>
          <w:sz w:val="19"/>
          <w:szCs w:val="19"/>
          <w:lang w:val="en-US"/>
        </w:rPr>
        <w:t>(</w:t>
      </w:r>
      <w:del w:id="253" w:author="Roberto Pompei" w:date="2015-01-14T09:26:00Z">
        <w:r w:rsidRPr="00E92FB3" w:rsidDel="0084425A">
          <w:rPr>
            <w:rFonts w:ascii="Consolas" w:hAnsi="Consolas" w:cs="Consolas"/>
            <w:color w:val="000000"/>
            <w:sz w:val="19"/>
            <w:szCs w:val="19"/>
            <w:lang w:val="en-US"/>
          </w:rPr>
          <w:delText>solo con</w:delText>
        </w:r>
      </w:del>
      <w:ins w:id="254" w:author="Roberto Pompei" w:date="2015-01-14T09:26:00Z">
        <w:r w:rsidR="0084425A">
          <w:rPr>
            <w:rFonts w:ascii="Consolas" w:hAnsi="Consolas" w:cs="Consolas"/>
            <w:color w:val="000000"/>
            <w:sz w:val="19"/>
            <w:szCs w:val="19"/>
            <w:lang w:val="en-US"/>
          </w:rPr>
          <w:t>only with</w:t>
        </w:r>
      </w:ins>
      <w:r w:rsidRPr="00E92FB3">
        <w:rPr>
          <w:rFonts w:ascii="Consolas" w:hAnsi="Consolas" w:cs="Consolas"/>
          <w:color w:val="000000"/>
          <w:sz w:val="19"/>
          <w:szCs w:val="19"/>
          <w:lang w:val="en-US"/>
        </w:rPr>
        <w:t xml:space="preserve"> ObservationAtObservation=TIME_PERIOD)</w:t>
      </w:r>
    </w:p>
    <w:p w:rsidR="009C4F4F" w:rsidRPr="0084425A" w:rsidRDefault="009C4F4F" w:rsidP="001C147A">
      <w:pPr>
        <w:pStyle w:val="Paragrafoelenco"/>
        <w:numPr>
          <w:ilvl w:val="0"/>
          <w:numId w:val="20"/>
        </w:numPr>
        <w:ind w:left="993"/>
        <w:rPr>
          <w:rFonts w:ascii="Consolas" w:hAnsi="Consolas" w:cs="Consolas"/>
          <w:color w:val="000000"/>
          <w:sz w:val="19"/>
          <w:szCs w:val="19"/>
          <w:highlight w:val="white"/>
          <w:lang w:val="en-US"/>
          <w:rPrChange w:id="255" w:author="Roberto Pompei" w:date="2015-01-14T09:26:00Z">
            <w:rPr>
              <w:rFonts w:ascii="Consolas" w:hAnsi="Consolas" w:cs="Consolas"/>
              <w:color w:val="000000"/>
              <w:sz w:val="19"/>
              <w:szCs w:val="19"/>
              <w:highlight w:val="white"/>
            </w:rPr>
          </w:rPrChange>
        </w:rPr>
      </w:pPr>
      <w:r w:rsidRPr="0084425A">
        <w:rPr>
          <w:rFonts w:ascii="Consolas" w:hAnsi="Consolas" w:cs="Consolas"/>
          <w:color w:val="000000"/>
          <w:sz w:val="19"/>
          <w:szCs w:val="19"/>
          <w:highlight w:val="white"/>
          <w:lang w:val="en-US"/>
          <w:rPrChange w:id="256" w:author="Roberto Pompei" w:date="2015-01-14T09:26:00Z">
            <w:rPr>
              <w:rFonts w:ascii="Consolas" w:hAnsi="Consolas" w:cs="Consolas"/>
              <w:color w:val="000000"/>
              <w:sz w:val="19"/>
              <w:szCs w:val="19"/>
              <w:highlight w:val="white"/>
            </w:rPr>
          </w:rPrChange>
        </w:rPr>
        <w:t xml:space="preserve">GetGenericData </w:t>
      </w:r>
      <w:r w:rsidRPr="0084425A">
        <w:rPr>
          <w:rFonts w:ascii="Consolas" w:hAnsi="Consolas" w:cs="Consolas"/>
          <w:color w:val="000000"/>
          <w:sz w:val="19"/>
          <w:szCs w:val="19"/>
          <w:lang w:val="en-US"/>
          <w:rPrChange w:id="257" w:author="Roberto Pompei" w:date="2015-01-14T09:26:00Z">
            <w:rPr>
              <w:rFonts w:ascii="Consolas" w:hAnsi="Consolas" w:cs="Consolas"/>
              <w:color w:val="000000"/>
              <w:sz w:val="19"/>
              <w:szCs w:val="19"/>
            </w:rPr>
          </w:rPrChange>
        </w:rPr>
        <w:t>(</w:t>
      </w:r>
      <w:del w:id="258" w:author="Roberto Pompei" w:date="2015-01-14T09:26:00Z">
        <w:r w:rsidRPr="0084425A" w:rsidDel="0084425A">
          <w:rPr>
            <w:rFonts w:ascii="Consolas" w:hAnsi="Consolas" w:cs="Consolas"/>
            <w:color w:val="000000"/>
            <w:sz w:val="19"/>
            <w:szCs w:val="19"/>
            <w:lang w:val="en-US"/>
            <w:rPrChange w:id="259" w:author="Roberto Pompei" w:date="2015-01-14T09:26:00Z">
              <w:rPr>
                <w:rFonts w:ascii="Consolas" w:hAnsi="Consolas" w:cs="Consolas"/>
                <w:color w:val="000000"/>
                <w:sz w:val="19"/>
                <w:szCs w:val="19"/>
              </w:rPr>
            </w:rPrChange>
          </w:rPr>
          <w:delText>solo con</w:delText>
        </w:r>
      </w:del>
      <w:ins w:id="260" w:author="Roberto Pompei" w:date="2015-01-14T09:26:00Z">
        <w:r w:rsidR="0084425A" w:rsidRPr="0084425A">
          <w:rPr>
            <w:rFonts w:ascii="Consolas" w:hAnsi="Consolas" w:cs="Consolas"/>
            <w:color w:val="000000"/>
            <w:sz w:val="19"/>
            <w:szCs w:val="19"/>
            <w:lang w:val="en-US"/>
            <w:rPrChange w:id="261" w:author="Roberto Pompei" w:date="2015-01-14T09:26:00Z">
              <w:rPr>
                <w:rFonts w:ascii="Consolas" w:hAnsi="Consolas" w:cs="Consolas"/>
                <w:color w:val="000000"/>
                <w:sz w:val="19"/>
                <w:szCs w:val="19"/>
              </w:rPr>
            </w:rPrChange>
          </w:rPr>
          <w:t>only with</w:t>
        </w:r>
      </w:ins>
      <w:r w:rsidRPr="0084425A">
        <w:rPr>
          <w:rFonts w:ascii="Consolas" w:hAnsi="Consolas" w:cs="Consolas"/>
          <w:color w:val="000000"/>
          <w:sz w:val="19"/>
          <w:szCs w:val="19"/>
          <w:lang w:val="en-US"/>
          <w:rPrChange w:id="262" w:author="Roberto Pompei" w:date="2015-01-14T09:26:00Z">
            <w:rPr>
              <w:rFonts w:ascii="Consolas" w:hAnsi="Consolas" w:cs="Consolas"/>
              <w:color w:val="000000"/>
              <w:sz w:val="19"/>
              <w:szCs w:val="19"/>
            </w:rPr>
          </w:rPrChange>
        </w:rPr>
        <w:t xml:space="preserve"> ObservationAtObservation=TIME_PERIOD)</w:t>
      </w:r>
    </w:p>
    <w:p w:rsidR="009C4F4F" w:rsidRPr="00E92FB3" w:rsidRDefault="009C4F4F" w:rsidP="001C147A">
      <w:pPr>
        <w:pStyle w:val="Paragrafoelenco"/>
        <w:numPr>
          <w:ilvl w:val="0"/>
          <w:numId w:val="20"/>
        </w:numPr>
        <w:ind w:left="993"/>
        <w:rPr>
          <w:rFonts w:ascii="Consolas" w:hAnsi="Consolas" w:cs="Consolas"/>
          <w:color w:val="000000"/>
          <w:sz w:val="19"/>
          <w:szCs w:val="19"/>
          <w:lang w:val="en-US"/>
        </w:rPr>
      </w:pPr>
      <w:r w:rsidRPr="00E92FB3">
        <w:rPr>
          <w:rFonts w:ascii="Consolas" w:hAnsi="Consolas" w:cs="Consolas"/>
          <w:color w:val="000000"/>
          <w:sz w:val="19"/>
          <w:szCs w:val="19"/>
          <w:highlight w:val="white"/>
          <w:lang w:val="en-US"/>
        </w:rPr>
        <w:t>GetStructureSpecificData</w:t>
      </w:r>
      <w:r w:rsidRPr="00E92FB3">
        <w:rPr>
          <w:rFonts w:ascii="Consolas" w:hAnsi="Consolas" w:cs="Consolas"/>
          <w:color w:val="000000"/>
          <w:sz w:val="19"/>
          <w:szCs w:val="19"/>
          <w:lang w:val="en-US"/>
        </w:rPr>
        <w:t xml:space="preserve"> (</w:t>
      </w:r>
      <w:del w:id="263" w:author="Roberto Pompei" w:date="2015-01-14T09:26:00Z">
        <w:r w:rsidRPr="00E92FB3" w:rsidDel="0084425A">
          <w:rPr>
            <w:rFonts w:ascii="Consolas" w:hAnsi="Consolas" w:cs="Consolas"/>
            <w:color w:val="000000"/>
            <w:sz w:val="19"/>
            <w:szCs w:val="19"/>
            <w:lang w:val="en-US"/>
          </w:rPr>
          <w:delText>solo con</w:delText>
        </w:r>
      </w:del>
      <w:ins w:id="264" w:author="Roberto Pompei" w:date="2015-01-14T09:26:00Z">
        <w:r w:rsidR="0084425A">
          <w:rPr>
            <w:rFonts w:ascii="Consolas" w:hAnsi="Consolas" w:cs="Consolas"/>
            <w:color w:val="000000"/>
            <w:sz w:val="19"/>
            <w:szCs w:val="19"/>
            <w:lang w:val="en-US"/>
          </w:rPr>
          <w:t>only with</w:t>
        </w:r>
      </w:ins>
      <w:r w:rsidRPr="00E92FB3">
        <w:rPr>
          <w:rFonts w:ascii="Consolas" w:hAnsi="Consolas" w:cs="Consolas"/>
          <w:color w:val="000000"/>
          <w:sz w:val="19"/>
          <w:szCs w:val="19"/>
          <w:lang w:val="en-US"/>
        </w:rPr>
        <w:t xml:space="preserve"> ObservationAtObservation=TIME_PERIOD)</w:t>
      </w:r>
    </w:p>
    <w:p w:rsidR="009C4F4F" w:rsidRPr="00E92FB3" w:rsidRDefault="009C4F4F" w:rsidP="00DC6814">
      <w:pPr>
        <w:rPr>
          <w:lang w:val="en-US"/>
        </w:rPr>
      </w:pPr>
    </w:p>
    <w:p w:rsidR="00DC6814" w:rsidRPr="00E92FB3" w:rsidRDefault="00DC6814" w:rsidP="009B4EE0">
      <w:pPr>
        <w:pStyle w:val="Sottotitolo"/>
        <w:spacing w:after="0"/>
        <w:rPr>
          <w:lang w:val="en-US"/>
        </w:rPr>
      </w:pPr>
    </w:p>
    <w:p w:rsidR="00480AF5" w:rsidRPr="00E92FB3" w:rsidRDefault="00480AF5" w:rsidP="009B4EE0">
      <w:pPr>
        <w:pStyle w:val="Sottotitolo"/>
        <w:spacing w:after="0"/>
        <w:rPr>
          <w:lang w:val="en-US"/>
        </w:rPr>
      </w:pPr>
      <w:r w:rsidRPr="00E92FB3">
        <w:rPr>
          <w:lang w:val="en-US"/>
        </w:rPr>
        <w:t>RetreivalManager</w:t>
      </w:r>
    </w:p>
    <w:p w:rsidR="005A45F3" w:rsidRPr="00E92FB3" w:rsidRDefault="005A45F3" w:rsidP="005A45F3">
      <w:pPr>
        <w:rPr>
          <w:lang w:val="en-US"/>
        </w:rPr>
      </w:pPr>
      <w:r w:rsidRPr="00E92FB3">
        <w:rPr>
          <w:lang w:val="en-US"/>
        </w:rPr>
        <w:t xml:space="preserve">The </w:t>
      </w:r>
      <w:r w:rsidRPr="00E92FB3">
        <w:rPr>
          <w:rFonts w:ascii="Consolas" w:hAnsi="Consolas" w:cs="Consolas"/>
          <w:color w:val="2B91AF"/>
          <w:sz w:val="19"/>
          <w:szCs w:val="19"/>
          <w:highlight w:val="white"/>
          <w:lang w:val="en-US"/>
        </w:rPr>
        <w:t>RetreivalManager</w:t>
      </w:r>
      <w:r w:rsidRPr="00E92FB3">
        <w:rPr>
          <w:lang w:val="en-US"/>
        </w:rPr>
        <w:t xml:space="preserve"> is the main object t</w:t>
      </w:r>
      <w:ins w:id="265" w:author="Roberto Pompei" w:date="2015-01-14T09:19:00Z">
        <w:r w:rsidR="00785C28">
          <w:rPr>
            <w:lang w:val="en-US"/>
          </w:rPr>
          <w:t>hat</w:t>
        </w:r>
      </w:ins>
      <w:del w:id="266" w:author="Roberto Pompei" w:date="2015-01-14T09:19:00Z">
        <w:r w:rsidRPr="00E92FB3" w:rsidDel="00785C28">
          <w:rPr>
            <w:lang w:val="en-US"/>
          </w:rPr>
          <w:delText>o</w:delText>
        </w:r>
      </w:del>
      <w:r w:rsidRPr="00E92FB3">
        <w:rPr>
          <w:lang w:val="en-US"/>
        </w:rPr>
        <w:t xml:space="preserve"> parse</w:t>
      </w:r>
      <w:ins w:id="267" w:author="Roberto Pompei" w:date="2015-01-14T09:33:00Z">
        <w:r w:rsidR="0084425A">
          <w:rPr>
            <w:lang w:val="en-US"/>
          </w:rPr>
          <w:t>s</w:t>
        </w:r>
      </w:ins>
      <w:r w:rsidRPr="00E92FB3">
        <w:rPr>
          <w:lang w:val="en-US"/>
        </w:rPr>
        <w:t xml:space="preserve"> </w:t>
      </w:r>
      <w:del w:id="268" w:author="Roberto Pompei" w:date="2015-01-14T09:27:00Z">
        <w:r w:rsidRPr="00E92FB3" w:rsidDel="0084425A">
          <w:rPr>
            <w:lang w:val="en-US"/>
          </w:rPr>
          <w:delText xml:space="preserve">the </w:delText>
        </w:r>
      </w:del>
      <w:del w:id="269" w:author="Roberto Pompei" w:date="2015-01-14T09:33:00Z">
        <w:r w:rsidRPr="00E92FB3" w:rsidDel="0084425A">
          <w:rPr>
            <w:lang w:val="en-US"/>
          </w:rPr>
          <w:delText>query requests data</w:delText>
        </w:r>
      </w:del>
      <w:ins w:id="270" w:author="Roberto Pompei" w:date="2015-01-14T09:33:00Z">
        <w:r w:rsidR="0084425A">
          <w:rPr>
            <w:lang w:val="en-US"/>
          </w:rPr>
          <w:t>data queries</w:t>
        </w:r>
      </w:ins>
      <w:r w:rsidRPr="00E92FB3">
        <w:rPr>
          <w:lang w:val="en-US"/>
        </w:rPr>
        <w:t xml:space="preserve">. </w:t>
      </w:r>
      <w:del w:id="271" w:author="Roberto Pompei" w:date="2015-01-14T09:27:00Z">
        <w:r w:rsidRPr="00E92FB3" w:rsidDel="0084425A">
          <w:rPr>
            <w:lang w:val="en-US"/>
          </w:rPr>
          <w:delText xml:space="preserve">This </w:delText>
        </w:r>
      </w:del>
      <w:ins w:id="272" w:author="Roberto Pompei" w:date="2015-01-14T09:27:00Z">
        <w:r w:rsidR="0084425A">
          <w:rPr>
            <w:lang w:val="en-US"/>
          </w:rPr>
          <w:t>It</w:t>
        </w:r>
        <w:r w:rsidR="0084425A" w:rsidRPr="00E92FB3">
          <w:rPr>
            <w:lang w:val="en-US"/>
          </w:rPr>
          <w:t xml:space="preserve"> </w:t>
        </w:r>
      </w:ins>
      <w:del w:id="273" w:author="Roberto Pompei" w:date="2015-01-14T09:25:00Z">
        <w:r w:rsidRPr="00E92FB3" w:rsidDel="000E35A2">
          <w:rPr>
            <w:lang w:val="en-US"/>
          </w:rPr>
          <w:delText xml:space="preserve">comes </w:delText>
        </w:r>
      </w:del>
      <w:ins w:id="274" w:author="Roberto Pompei" w:date="2015-01-14T09:25:00Z">
        <w:r w:rsidR="000E35A2">
          <w:rPr>
            <w:lang w:val="en-US"/>
          </w:rPr>
          <w:t>derives</w:t>
        </w:r>
        <w:r w:rsidR="000E35A2" w:rsidRPr="00E92FB3">
          <w:rPr>
            <w:lang w:val="en-US"/>
          </w:rPr>
          <w:t xml:space="preserve"> </w:t>
        </w:r>
      </w:ins>
      <w:r w:rsidRPr="00E92FB3">
        <w:rPr>
          <w:lang w:val="en-US"/>
        </w:rPr>
        <w:t xml:space="preserve">from the </w:t>
      </w:r>
      <w:r w:rsidRPr="00E92FB3">
        <w:rPr>
          <w:rFonts w:ascii="Consolas" w:hAnsi="Consolas" w:cs="Consolas"/>
          <w:color w:val="2B91AF"/>
          <w:sz w:val="19"/>
          <w:szCs w:val="19"/>
          <w:highlight w:val="white"/>
          <w:lang w:val="en-US"/>
        </w:rPr>
        <w:t>ISdmxObjectRetrievalManager</w:t>
      </w:r>
      <w:r w:rsidRPr="00E92FB3">
        <w:rPr>
          <w:lang w:val="en-US"/>
        </w:rPr>
        <w:t xml:space="preserve"> of CommonApi and </w:t>
      </w:r>
      <w:del w:id="275" w:author="Roberto Pompei" w:date="2015-01-14T09:28:00Z">
        <w:r w:rsidRPr="00E92FB3" w:rsidDel="0084425A">
          <w:rPr>
            <w:lang w:val="en-US"/>
          </w:rPr>
          <w:delText>it</w:delText>
        </w:r>
      </w:del>
      <w:r w:rsidRPr="00E92FB3">
        <w:rPr>
          <w:lang w:val="en-US"/>
        </w:rPr>
        <w:t xml:space="preserve"> implements all the methods.</w:t>
      </w:r>
    </w:p>
    <w:p w:rsidR="005A45F3" w:rsidRPr="00F229CA" w:rsidRDefault="005A45F3" w:rsidP="005A45F3">
      <w:pPr>
        <w:rPr>
          <w:lang w:val="en-US"/>
        </w:rPr>
      </w:pPr>
      <w:r w:rsidRPr="00F229CA">
        <w:rPr>
          <w:lang w:val="en-US"/>
        </w:rPr>
        <w:t xml:space="preserve">This object </w:t>
      </w:r>
      <w:del w:id="276" w:author="Roberto Pompei" w:date="2015-01-14T09:32:00Z">
        <w:r w:rsidRPr="00F229CA" w:rsidDel="0084425A">
          <w:rPr>
            <w:lang w:val="en-US"/>
          </w:rPr>
          <w:delText xml:space="preserve">will </w:delText>
        </w:r>
      </w:del>
      <w:r w:rsidRPr="00F229CA">
        <w:rPr>
          <w:lang w:val="en-US"/>
        </w:rPr>
        <w:t>create</w:t>
      </w:r>
      <w:ins w:id="277" w:author="Roberto Pompei" w:date="2015-01-14T09:34:00Z">
        <w:r w:rsidR="0084425A" w:rsidRPr="00F229CA">
          <w:rPr>
            <w:lang w:val="en-US"/>
          </w:rPr>
          <w:t>s</w:t>
        </w:r>
      </w:ins>
      <w:r w:rsidRPr="00F229CA">
        <w:rPr>
          <w:lang w:val="en-US"/>
        </w:rPr>
        <w:t xml:space="preserve"> a special </w:t>
      </w:r>
      <w:del w:id="278" w:author="Roberto Pompei" w:date="2015-01-14T09:29:00Z">
        <w:r w:rsidRPr="00F229CA" w:rsidDel="0084425A">
          <w:rPr>
            <w:lang w:val="en-US"/>
          </w:rPr>
          <w:delText xml:space="preserve">Dsd </w:delText>
        </w:r>
      </w:del>
      <w:ins w:id="279" w:author="Roberto Pompei" w:date="2015-01-14T09:29:00Z">
        <w:r w:rsidR="0084425A" w:rsidRPr="00F229CA">
          <w:rPr>
            <w:lang w:val="en-US"/>
          </w:rPr>
          <w:t xml:space="preserve">DSD </w:t>
        </w:r>
      </w:ins>
      <w:del w:id="280" w:author="Roberto Pompei" w:date="2015-01-14T09:25:00Z">
        <w:r w:rsidRPr="00F229CA" w:rsidDel="0084425A">
          <w:rPr>
            <w:lang w:val="en-US"/>
          </w:rPr>
          <w:delText xml:space="preserve">just </w:delText>
        </w:r>
      </w:del>
      <w:del w:id="281" w:author="Roberto Pompei" w:date="2015-01-15T09:26:00Z">
        <w:r w:rsidRPr="00F229CA" w:rsidDel="00F229CA">
          <w:rPr>
            <w:lang w:val="en-US"/>
          </w:rPr>
          <w:delText>to parse</w:delText>
        </w:r>
      </w:del>
      <w:ins w:id="282" w:author="Roberto Pompei" w:date="2015-01-15T09:26:00Z">
        <w:r w:rsidR="00F229CA">
          <w:rPr>
            <w:lang w:val="en-US"/>
          </w:rPr>
          <w:t>from</w:t>
        </w:r>
      </w:ins>
      <w:r w:rsidRPr="00F229CA">
        <w:rPr>
          <w:lang w:val="en-US"/>
        </w:rPr>
        <w:t xml:space="preserve"> the query</w:t>
      </w:r>
      <w:ins w:id="283" w:author="Roberto Pompei" w:date="2015-01-15T09:26:00Z">
        <w:r w:rsidR="00F229CA">
          <w:rPr>
            <w:lang w:val="en-US"/>
          </w:rPr>
          <w:t xml:space="preserve"> parsing</w:t>
        </w:r>
      </w:ins>
      <w:r w:rsidRPr="00F229CA">
        <w:rPr>
          <w:lang w:val="en-US"/>
        </w:rPr>
        <w:t xml:space="preserve"> </w:t>
      </w:r>
      <w:del w:id="284" w:author="Roberto Pompei" w:date="2015-01-15T09:26:00Z">
        <w:r w:rsidRPr="00F229CA" w:rsidDel="00F229CA">
          <w:rPr>
            <w:lang w:val="en-US"/>
          </w:rPr>
          <w:delText xml:space="preserve">and </w:delText>
        </w:r>
      </w:del>
      <w:ins w:id="285" w:author="Roberto Pompei" w:date="2015-01-15T09:26:00Z">
        <w:r w:rsidR="00F229CA">
          <w:rPr>
            <w:lang w:val="en-US"/>
          </w:rPr>
          <w:t>to</w:t>
        </w:r>
        <w:r w:rsidR="00F229CA" w:rsidRPr="00F229CA">
          <w:rPr>
            <w:lang w:val="en-US"/>
          </w:rPr>
          <w:t xml:space="preserve"> </w:t>
        </w:r>
      </w:ins>
      <w:r w:rsidRPr="00F229CA">
        <w:rPr>
          <w:lang w:val="en-US"/>
        </w:rPr>
        <w:t>create</w:t>
      </w:r>
      <w:ins w:id="286" w:author="Roberto Pompei" w:date="2015-01-15T09:26:00Z">
        <w:r w:rsidR="00F229CA">
          <w:rPr>
            <w:lang w:val="en-US"/>
          </w:rPr>
          <w:t>s</w:t>
        </w:r>
      </w:ins>
      <w:r w:rsidRPr="00F229CA">
        <w:rPr>
          <w:lang w:val="en-US"/>
        </w:rPr>
        <w:t xml:space="preserve"> the response flow of data. The </w:t>
      </w:r>
      <w:del w:id="287" w:author="Roberto Pompei" w:date="2015-01-14T09:30:00Z">
        <w:r w:rsidRPr="00F229CA" w:rsidDel="0084425A">
          <w:rPr>
            <w:lang w:val="en-US"/>
          </w:rPr>
          <w:delText xml:space="preserve">Dsd </w:delText>
        </w:r>
      </w:del>
      <w:ins w:id="288" w:author="Roberto Pompei" w:date="2015-01-14T09:30:00Z">
        <w:r w:rsidR="0084425A" w:rsidRPr="00F229CA">
          <w:rPr>
            <w:lang w:val="en-US"/>
          </w:rPr>
          <w:t xml:space="preserve">DSD </w:t>
        </w:r>
      </w:ins>
      <w:r w:rsidRPr="00F229CA">
        <w:rPr>
          <w:lang w:val="en-US"/>
        </w:rPr>
        <w:t>is not visible in response. For optimize the processing was decided not to take all the items of the codelist but only the codelist.</w:t>
      </w:r>
    </w:p>
    <w:p w:rsidR="00DB6C1F" w:rsidRPr="00E92FB3" w:rsidRDefault="005A45F3" w:rsidP="005A45F3">
      <w:pPr>
        <w:rPr>
          <w:lang w:val="en-US"/>
        </w:rPr>
      </w:pPr>
      <w:del w:id="289" w:author="Roberto Pompei" w:date="2015-01-15T09:14:00Z">
        <w:r w:rsidRPr="00066D9F" w:rsidDel="00066D9F">
          <w:rPr>
            <w:lang w:val="en-US"/>
          </w:rPr>
          <w:delText>For problems with CommonApi, if a request comes from data in FLAT mode, will be added to DSD a concept DimensionAtObservation, order to properly process the data being written.</w:delText>
        </w:r>
      </w:del>
      <w:r w:rsidR="00DB6C1F" w:rsidRPr="00E92FB3">
        <w:rPr>
          <w:lang w:val="en-US"/>
        </w:rPr>
        <w:br w:type="page"/>
      </w:r>
    </w:p>
    <w:p w:rsidR="00D05C75" w:rsidRPr="00E92FB3" w:rsidRDefault="00D05C75" w:rsidP="009B4EE0">
      <w:pPr>
        <w:pStyle w:val="Sottotitolo"/>
        <w:spacing w:after="0"/>
        <w:rPr>
          <w:lang w:val="en-US"/>
        </w:rPr>
      </w:pPr>
      <w:r w:rsidRPr="00E92FB3">
        <w:rPr>
          <w:lang w:val="en-US"/>
        </w:rPr>
        <w:lastRenderedPageBreak/>
        <w:t>MappingConfiguration</w:t>
      </w:r>
    </w:p>
    <w:p w:rsidR="00DB6C1F" w:rsidRPr="003927E8" w:rsidRDefault="005A45F3" w:rsidP="00C21189">
      <w:pPr>
        <w:rPr>
          <w:lang w:val="en-US"/>
          <w:rPrChange w:id="290" w:author="Roberto Pompei" w:date="2015-01-14T09:41:00Z">
            <w:rPr/>
          </w:rPrChange>
        </w:rPr>
      </w:pPr>
      <w:r>
        <w:rPr>
          <w:rStyle w:val="hps"/>
          <w:lang w:val="en"/>
        </w:rPr>
        <w:t>The</w:t>
      </w:r>
      <w:r>
        <w:rPr>
          <w:lang w:val="en"/>
        </w:rPr>
        <w:t xml:space="preserve"> </w:t>
      </w:r>
      <w:r>
        <w:rPr>
          <w:rStyle w:val="hps"/>
          <w:lang w:val="en"/>
        </w:rPr>
        <w:t>MappingConfiguration</w:t>
      </w:r>
      <w:r>
        <w:rPr>
          <w:lang w:val="en"/>
        </w:rPr>
        <w:t xml:space="preserve"> </w:t>
      </w:r>
      <w:r>
        <w:rPr>
          <w:rStyle w:val="hps"/>
          <w:lang w:val="en"/>
        </w:rPr>
        <w:t xml:space="preserve">is the </w:t>
      </w:r>
      <w:r w:rsidR="001C780C">
        <w:rPr>
          <w:rStyle w:val="hps"/>
          <w:lang w:val="en"/>
        </w:rPr>
        <w:t>static</w:t>
      </w:r>
      <w:r w:rsidR="001C780C">
        <w:rPr>
          <w:lang w:val="en"/>
        </w:rPr>
        <w:t xml:space="preserve"> </w:t>
      </w:r>
      <w:r>
        <w:rPr>
          <w:rStyle w:val="hps"/>
          <w:lang w:val="en"/>
        </w:rPr>
        <w:t>class</w:t>
      </w:r>
      <w:r>
        <w:rPr>
          <w:lang w:val="en"/>
        </w:rPr>
        <w:t xml:space="preserve"> </w:t>
      </w:r>
      <w:r>
        <w:rPr>
          <w:rStyle w:val="hps"/>
          <w:lang w:val="en"/>
        </w:rPr>
        <w:t>responsible for</w:t>
      </w:r>
      <w:r>
        <w:rPr>
          <w:lang w:val="en"/>
        </w:rPr>
        <w:t xml:space="preserve"> </w:t>
      </w:r>
      <w:r>
        <w:rPr>
          <w:rStyle w:val="hps"/>
          <w:lang w:val="en"/>
        </w:rPr>
        <w:t>direct requests</w:t>
      </w:r>
      <w:r>
        <w:rPr>
          <w:lang w:val="en"/>
        </w:rPr>
        <w:t xml:space="preserve"> </w:t>
      </w:r>
      <w:r>
        <w:rPr>
          <w:rStyle w:val="hps"/>
          <w:lang w:val="en"/>
        </w:rPr>
        <w:t>between different</w:t>
      </w:r>
      <w:r>
        <w:rPr>
          <w:lang w:val="en"/>
        </w:rPr>
        <w:t xml:space="preserve"> </w:t>
      </w:r>
      <w:del w:id="291" w:author="Roberto Pompei" w:date="2015-01-14T09:39:00Z">
        <w:r w:rsidDel="003927E8">
          <w:rPr>
            <w:rStyle w:val="hps"/>
            <w:lang w:val="en"/>
          </w:rPr>
          <w:delText>implemetazioni</w:delText>
        </w:r>
        <w:r w:rsidDel="003927E8">
          <w:rPr>
            <w:lang w:val="en"/>
          </w:rPr>
          <w:delText xml:space="preserve"> </w:delText>
        </w:r>
      </w:del>
      <w:ins w:id="292" w:author="Roberto Pompei" w:date="2015-01-14T09:39:00Z">
        <w:r w:rsidR="003927E8">
          <w:rPr>
            <w:rStyle w:val="hps"/>
            <w:lang w:val="en"/>
          </w:rPr>
          <w:t>implementations</w:t>
        </w:r>
        <w:r w:rsidR="003927E8">
          <w:rPr>
            <w:lang w:val="en"/>
          </w:rPr>
          <w:t xml:space="preserve"> </w:t>
        </w:r>
      </w:ins>
      <w:r w:rsidR="001C780C">
        <w:rPr>
          <w:lang w:val="en"/>
        </w:rPr>
        <w:t xml:space="preserve">of </w:t>
      </w:r>
      <w:r>
        <w:rPr>
          <w:rStyle w:val="hps"/>
          <w:lang w:val="en"/>
        </w:rPr>
        <w:t>Model</w:t>
      </w:r>
      <w:r w:rsidR="001C780C" w:rsidRPr="001C780C">
        <w:rPr>
          <w:lang w:val="en"/>
        </w:rPr>
        <w:t xml:space="preserve"> </w:t>
      </w:r>
      <w:r w:rsidR="001C780C">
        <w:rPr>
          <w:rStyle w:val="hps"/>
          <w:lang w:val="en"/>
        </w:rPr>
        <w:t>level</w:t>
      </w:r>
      <w:r>
        <w:rPr>
          <w:rStyle w:val="hps"/>
          <w:lang w:val="en"/>
        </w:rPr>
        <w:t>.</w:t>
      </w:r>
      <w:r>
        <w:rPr>
          <w:lang w:val="en"/>
        </w:rPr>
        <w:br/>
      </w:r>
      <w:r>
        <w:rPr>
          <w:lang w:val="en"/>
        </w:rPr>
        <w:br/>
      </w:r>
      <w:ins w:id="293" w:author="Roberto Pompei" w:date="2015-01-15T17:21:00Z">
        <w:r w:rsidR="00D43DD4">
          <w:rPr>
            <w:rStyle w:val="hps"/>
            <w:lang w:val="en"/>
          </w:rPr>
          <w:t>The MappingConfiguration</w:t>
        </w:r>
        <w:r w:rsidR="00D43DD4">
          <w:rPr>
            <w:lang w:val="en"/>
          </w:rPr>
          <w:t xml:space="preserve"> </w:t>
        </w:r>
      </w:ins>
      <w:del w:id="294" w:author="Roberto Pompei" w:date="2015-01-15T17:21:00Z">
        <w:r w:rsidRPr="00D43DD4" w:rsidDel="00D43DD4">
          <w:rPr>
            <w:rStyle w:val="hps"/>
            <w:lang w:val="en"/>
          </w:rPr>
          <w:delText>Logically</w:delText>
        </w:r>
        <w:r w:rsidRPr="00D43DD4" w:rsidDel="00D43DD4">
          <w:rPr>
            <w:lang w:val="en"/>
          </w:rPr>
          <w:delText xml:space="preserve"> </w:delText>
        </w:r>
      </w:del>
      <w:r w:rsidRPr="00D43DD4">
        <w:rPr>
          <w:rStyle w:val="hps"/>
          <w:lang w:val="en"/>
        </w:rPr>
        <w:t>could be</w:t>
      </w:r>
      <w:r w:rsidRPr="00D43DD4">
        <w:rPr>
          <w:lang w:val="en"/>
        </w:rPr>
        <w:t xml:space="preserve"> </w:t>
      </w:r>
      <w:r w:rsidRPr="00D43DD4">
        <w:rPr>
          <w:rStyle w:val="hps"/>
          <w:lang w:val="en"/>
        </w:rPr>
        <w:t>also</w:t>
      </w:r>
      <w:r w:rsidRPr="00D43DD4">
        <w:rPr>
          <w:lang w:val="en"/>
        </w:rPr>
        <w:t xml:space="preserve"> </w:t>
      </w:r>
      <w:r w:rsidRPr="00D43DD4">
        <w:rPr>
          <w:rStyle w:val="hps"/>
          <w:lang w:val="en"/>
        </w:rPr>
        <w:t>be placed in</w:t>
      </w:r>
      <w:r w:rsidRPr="00D43DD4">
        <w:rPr>
          <w:lang w:val="en"/>
        </w:rPr>
        <w:t xml:space="preserve"> </w:t>
      </w:r>
      <w:r w:rsidRPr="00D43DD4">
        <w:rPr>
          <w:rStyle w:val="hps"/>
          <w:lang w:val="en"/>
        </w:rPr>
        <w:t>FlyMapping</w:t>
      </w:r>
      <w:r w:rsidRPr="00D43DD4">
        <w:rPr>
          <w:lang w:val="en"/>
        </w:rPr>
        <w:t xml:space="preserve"> </w:t>
      </w:r>
      <w:r w:rsidRPr="00D43DD4">
        <w:rPr>
          <w:rStyle w:val="hps"/>
          <w:lang w:val="en"/>
        </w:rPr>
        <w:t>but this is not</w:t>
      </w:r>
      <w:r w:rsidRPr="00D43DD4">
        <w:rPr>
          <w:lang w:val="en"/>
        </w:rPr>
        <w:t xml:space="preserve"> </w:t>
      </w:r>
      <w:r w:rsidRPr="00D43DD4">
        <w:rPr>
          <w:rStyle w:val="hps"/>
          <w:lang w:val="en"/>
        </w:rPr>
        <w:t>possible because</w:t>
      </w:r>
      <w:r w:rsidRPr="00D43DD4">
        <w:rPr>
          <w:lang w:val="en"/>
        </w:rPr>
        <w:t xml:space="preserve"> </w:t>
      </w:r>
      <w:r w:rsidRPr="00D43DD4">
        <w:rPr>
          <w:rStyle w:val="hps"/>
          <w:lang w:val="en"/>
        </w:rPr>
        <w:t>all</w:t>
      </w:r>
      <w:r w:rsidRPr="00D43DD4">
        <w:rPr>
          <w:lang w:val="en"/>
        </w:rPr>
        <w:t xml:space="preserve"> </w:t>
      </w:r>
      <w:del w:id="295" w:author="Roberto Pompei" w:date="2015-01-14T09:39:00Z">
        <w:r w:rsidRPr="00D43DD4" w:rsidDel="003927E8">
          <w:rPr>
            <w:rStyle w:val="hps"/>
            <w:lang w:val="en"/>
          </w:rPr>
          <w:delText>imlpementazioni</w:delText>
        </w:r>
        <w:r w:rsidRPr="00D43DD4" w:rsidDel="003927E8">
          <w:rPr>
            <w:lang w:val="en"/>
          </w:rPr>
          <w:delText xml:space="preserve"> </w:delText>
        </w:r>
      </w:del>
      <w:ins w:id="296" w:author="Roberto Pompei" w:date="2015-01-14T09:39:00Z">
        <w:r w:rsidR="003927E8" w:rsidRPr="00D43DD4">
          <w:rPr>
            <w:rStyle w:val="hps"/>
            <w:lang w:val="en"/>
          </w:rPr>
          <w:t>implementations</w:t>
        </w:r>
        <w:r w:rsidR="003927E8" w:rsidRPr="00D43DD4">
          <w:rPr>
            <w:lang w:val="en"/>
          </w:rPr>
          <w:t xml:space="preserve"> </w:t>
        </w:r>
      </w:ins>
      <w:r w:rsidRPr="00D43DD4">
        <w:rPr>
          <w:rStyle w:val="hps"/>
          <w:lang w:val="en"/>
        </w:rPr>
        <w:t>derive from</w:t>
      </w:r>
      <w:r w:rsidRPr="00D43DD4">
        <w:rPr>
          <w:lang w:val="en"/>
        </w:rPr>
        <w:t xml:space="preserve"> </w:t>
      </w:r>
      <w:r w:rsidRPr="00D43DD4">
        <w:rPr>
          <w:rStyle w:val="hps"/>
          <w:lang w:val="en"/>
        </w:rPr>
        <w:t>FlyMapping</w:t>
      </w:r>
      <w:r w:rsidRPr="00D43DD4">
        <w:rPr>
          <w:lang w:val="en"/>
        </w:rPr>
        <w:t xml:space="preserve"> </w:t>
      </w:r>
      <w:r w:rsidRPr="00D43DD4">
        <w:rPr>
          <w:rStyle w:val="hps"/>
          <w:lang w:val="en"/>
        </w:rPr>
        <w:t>and</w:t>
      </w:r>
      <w:r w:rsidRPr="00D43DD4">
        <w:rPr>
          <w:lang w:val="en"/>
        </w:rPr>
        <w:t xml:space="preserve"> </w:t>
      </w:r>
      <w:r w:rsidRPr="00D43DD4">
        <w:rPr>
          <w:rStyle w:val="hps"/>
          <w:lang w:val="en"/>
        </w:rPr>
        <w:t>there would be a</w:t>
      </w:r>
      <w:r w:rsidRPr="00D43DD4">
        <w:rPr>
          <w:lang w:val="en"/>
        </w:rPr>
        <w:t xml:space="preserve"> </w:t>
      </w:r>
      <w:r w:rsidRPr="00D43DD4">
        <w:rPr>
          <w:rStyle w:val="hps"/>
          <w:lang w:val="en"/>
        </w:rPr>
        <w:t>circular reference.</w:t>
      </w:r>
      <w:r>
        <w:rPr>
          <w:lang w:val="en"/>
        </w:rPr>
        <w:br/>
      </w:r>
      <w:r>
        <w:rPr>
          <w:lang w:val="en"/>
        </w:rPr>
        <w:br/>
      </w:r>
      <w:r>
        <w:rPr>
          <w:rStyle w:val="hps"/>
          <w:lang w:val="en"/>
        </w:rPr>
        <w:t>The class</w:t>
      </w:r>
      <w:r>
        <w:rPr>
          <w:lang w:val="en"/>
        </w:rPr>
        <w:t xml:space="preserve"> </w:t>
      </w:r>
      <w:r>
        <w:rPr>
          <w:rStyle w:val="hps"/>
          <w:lang w:val="en"/>
        </w:rPr>
        <w:t>consists of</w:t>
      </w:r>
      <w:r>
        <w:rPr>
          <w:lang w:val="en"/>
        </w:rPr>
        <w:t xml:space="preserve"> </w:t>
      </w:r>
      <w:r>
        <w:rPr>
          <w:rStyle w:val="hps"/>
          <w:lang w:val="en"/>
        </w:rPr>
        <w:t>three</w:t>
      </w:r>
      <w:r>
        <w:rPr>
          <w:lang w:val="en"/>
        </w:rPr>
        <w:t xml:space="preserve"> </w:t>
      </w:r>
      <w:r>
        <w:rPr>
          <w:rStyle w:val="hps"/>
          <w:lang w:val="en"/>
        </w:rPr>
        <w:t>functions</w:t>
      </w:r>
    </w:p>
    <w:p w:rsidR="00DB6C1F" w:rsidRPr="00DB6C1F" w:rsidRDefault="00DB6C1F" w:rsidP="001C147A">
      <w:pPr>
        <w:pStyle w:val="Paragrafoelenco"/>
        <w:numPr>
          <w:ilvl w:val="0"/>
          <w:numId w:val="21"/>
        </w:numPr>
        <w:rPr>
          <w:rFonts w:ascii="Consolas" w:hAnsi="Consolas" w:cs="Consolas"/>
          <w:color w:val="000000"/>
          <w:sz w:val="19"/>
          <w:szCs w:val="19"/>
        </w:rPr>
      </w:pPr>
      <w:r w:rsidRPr="00DB6C1F">
        <w:rPr>
          <w:rFonts w:ascii="Consolas" w:hAnsi="Consolas" w:cs="Consolas"/>
          <w:color w:val="000000"/>
          <w:sz w:val="19"/>
          <w:szCs w:val="19"/>
          <w:highlight w:val="white"/>
        </w:rPr>
        <w:t>MetadataFactory</w:t>
      </w:r>
    </w:p>
    <w:p w:rsidR="00DB6C1F" w:rsidRPr="00DB6C1F" w:rsidRDefault="00DB6C1F" w:rsidP="001C147A">
      <w:pPr>
        <w:pStyle w:val="Paragrafoelenco"/>
        <w:numPr>
          <w:ilvl w:val="0"/>
          <w:numId w:val="21"/>
        </w:numPr>
        <w:rPr>
          <w:rFonts w:ascii="Consolas" w:hAnsi="Consolas" w:cs="Consolas"/>
          <w:color w:val="000000"/>
          <w:sz w:val="19"/>
          <w:szCs w:val="19"/>
        </w:rPr>
      </w:pPr>
      <w:r w:rsidRPr="00DB6C1F">
        <w:rPr>
          <w:rFonts w:ascii="Consolas" w:hAnsi="Consolas" w:cs="Consolas"/>
          <w:color w:val="000000"/>
          <w:sz w:val="19"/>
          <w:szCs w:val="19"/>
          <w:highlight w:val="white"/>
        </w:rPr>
        <w:t>DataFactory</w:t>
      </w:r>
    </w:p>
    <w:p w:rsidR="00DB6C1F" w:rsidRPr="00DB6C1F" w:rsidRDefault="00DB6C1F" w:rsidP="001C147A">
      <w:pPr>
        <w:pStyle w:val="Paragrafoelenco"/>
        <w:numPr>
          <w:ilvl w:val="0"/>
          <w:numId w:val="21"/>
        </w:numPr>
      </w:pPr>
      <w:r w:rsidRPr="00DB6C1F">
        <w:rPr>
          <w:rFonts w:ascii="Consolas" w:hAnsi="Consolas" w:cs="Consolas"/>
          <w:color w:val="000000"/>
          <w:sz w:val="19"/>
          <w:szCs w:val="19"/>
          <w:highlight w:val="white"/>
        </w:rPr>
        <w:t>GroupFactory</w:t>
      </w:r>
    </w:p>
    <w:p w:rsidR="00DB6C1F" w:rsidRPr="00E92FB3" w:rsidRDefault="001C780C">
      <w:pPr>
        <w:rPr>
          <w:lang w:val="en-US"/>
        </w:rPr>
      </w:pPr>
      <w:r w:rsidRPr="001C780C">
        <w:rPr>
          <w:rStyle w:val="hps"/>
          <w:b/>
          <w:lang w:val="en"/>
        </w:rPr>
        <w:t>MetadataFactory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 for</w:t>
      </w:r>
      <w:r>
        <w:rPr>
          <w:lang w:val="en"/>
        </w:rPr>
        <w:t xml:space="preserve"> </w:t>
      </w:r>
      <w:r>
        <w:rPr>
          <w:rStyle w:val="hps"/>
          <w:lang w:val="en"/>
        </w:rPr>
        <w:t>metadata</w:t>
      </w:r>
      <w:r>
        <w:rPr>
          <w:lang w:val="en"/>
        </w:rPr>
        <w:t xml:space="preserve">. </w:t>
      </w:r>
      <w:r>
        <w:rPr>
          <w:rStyle w:val="hps"/>
          <w:lang w:val="en"/>
        </w:rPr>
        <w:t>This</w:t>
      </w:r>
      <w:r>
        <w:rPr>
          <w:lang w:val="en"/>
        </w:rPr>
        <w:t xml:space="preserve"> </w:t>
      </w:r>
      <w:r>
        <w:rPr>
          <w:rStyle w:val="hps"/>
          <w:lang w:val="en"/>
        </w:rPr>
        <w:t>takes</w:t>
      </w:r>
      <w:r>
        <w:rPr>
          <w:lang w:val="en"/>
        </w:rPr>
        <w:t xml:space="preserve"> </w:t>
      </w:r>
      <w:r>
        <w:rPr>
          <w:rStyle w:val="hps"/>
          <w:lang w:val="en"/>
        </w:rPr>
        <w:t>as</w:t>
      </w:r>
      <w:r>
        <w:rPr>
          <w:lang w:val="en"/>
        </w:rPr>
        <w:t xml:space="preserve"> </w:t>
      </w:r>
      <w:r>
        <w:rPr>
          <w:rStyle w:val="hps"/>
          <w:lang w:val="en"/>
        </w:rPr>
        <w:t>a</w:t>
      </w:r>
      <w:r>
        <w:rPr>
          <w:lang w:val="en"/>
        </w:rPr>
        <w:t xml:space="preserve"> </w:t>
      </w:r>
      <w:r>
        <w:rPr>
          <w:rStyle w:val="hps"/>
          <w:lang w:val="en"/>
        </w:rPr>
        <w:t>return value</w:t>
      </w:r>
      <w:r>
        <w:rPr>
          <w:lang w:val="en"/>
        </w:rPr>
        <w:t xml:space="preserve"> </w:t>
      </w:r>
      <w:r>
        <w:rPr>
          <w:rStyle w:val="hps"/>
          <w:lang w:val="en"/>
        </w:rPr>
        <w:t>interface implementation</w:t>
      </w:r>
      <w:r>
        <w:rPr>
          <w:lang w:val="en"/>
        </w:rPr>
        <w:t xml:space="preserve"> </w:t>
      </w:r>
      <w:r w:rsidRPr="00E92FB3">
        <w:rPr>
          <w:rFonts w:ascii="Consolas" w:hAnsi="Consolas" w:cs="Consolas"/>
          <w:color w:val="2B91AF"/>
          <w:sz w:val="19"/>
          <w:szCs w:val="19"/>
          <w:highlight w:val="white"/>
          <w:lang w:val="en-US"/>
        </w:rPr>
        <w:t>IMetadataFactory</w:t>
      </w:r>
      <w:r>
        <w:rPr>
          <w:lang w:val="en"/>
        </w:rPr>
        <w:t xml:space="preserve">, </w:t>
      </w:r>
      <w:r>
        <w:rPr>
          <w:rStyle w:val="hps"/>
          <w:lang w:val="en"/>
        </w:rPr>
        <w:t>thus forcing</w:t>
      </w:r>
      <w:r>
        <w:rPr>
          <w:lang w:val="en"/>
        </w:rPr>
        <w:t xml:space="preserve"> </w:t>
      </w:r>
      <w:r>
        <w:rPr>
          <w:rStyle w:val="hps"/>
          <w:lang w:val="en"/>
        </w:rPr>
        <w:t>implementer</w:t>
      </w:r>
      <w:r>
        <w:rPr>
          <w:lang w:val="en"/>
        </w:rPr>
        <w:t xml:space="preserve"> </w:t>
      </w:r>
      <w:r>
        <w:rPr>
          <w:rStyle w:val="hps"/>
          <w:lang w:val="en"/>
        </w:rPr>
        <w:t>to build</w:t>
      </w:r>
      <w:r>
        <w:rPr>
          <w:lang w:val="en"/>
        </w:rPr>
        <w:t xml:space="preserve"> </w:t>
      </w:r>
      <w:r>
        <w:rPr>
          <w:rStyle w:val="hps"/>
          <w:lang w:val="en"/>
        </w:rPr>
        <w:t>all</w:t>
      </w:r>
      <w:r>
        <w:rPr>
          <w:lang w:val="en"/>
        </w:rPr>
        <w:t xml:space="preserve"> </w:t>
      </w:r>
      <w:r>
        <w:rPr>
          <w:rStyle w:val="hps"/>
          <w:lang w:val="en"/>
        </w:rPr>
        <w:t>the necessary methods</w:t>
      </w:r>
      <w:r>
        <w:rPr>
          <w:lang w:val="en"/>
        </w:rPr>
        <w:t xml:space="preserve"> </w:t>
      </w:r>
      <w:r>
        <w:rPr>
          <w:rStyle w:val="hps"/>
          <w:lang w:val="en"/>
        </w:rPr>
        <w:t>to the return</w:t>
      </w:r>
      <w:r>
        <w:rPr>
          <w:lang w:val="en"/>
        </w:rPr>
        <w:t xml:space="preserve"> </w:t>
      </w:r>
      <w:r>
        <w:rPr>
          <w:rStyle w:val="hps"/>
          <w:lang w:val="en"/>
        </w:rPr>
        <w:t>of</w:t>
      </w:r>
      <w:r>
        <w:rPr>
          <w:lang w:val="en"/>
        </w:rPr>
        <w:t xml:space="preserve"> </w:t>
      </w:r>
      <w:r>
        <w:rPr>
          <w:rStyle w:val="hps"/>
          <w:lang w:val="en"/>
        </w:rPr>
        <w:t>all the metadata</w:t>
      </w:r>
      <w:r>
        <w:rPr>
          <w:lang w:val="en"/>
        </w:rPr>
        <w:t xml:space="preserve"> </w:t>
      </w:r>
      <w:r>
        <w:rPr>
          <w:rStyle w:val="hps"/>
          <w:lang w:val="en"/>
        </w:rPr>
        <w:t>and their</w:t>
      </w:r>
      <w:r>
        <w:rPr>
          <w:lang w:val="en"/>
        </w:rPr>
        <w:t xml:space="preserve"> </w:t>
      </w:r>
      <w:r>
        <w:rPr>
          <w:rStyle w:val="hps"/>
          <w:lang w:val="en"/>
        </w:rPr>
        <w:t>references</w:t>
      </w:r>
      <w:r>
        <w:rPr>
          <w:lang w:val="en"/>
        </w:rPr>
        <w:br/>
      </w:r>
      <w:r>
        <w:rPr>
          <w:lang w:val="en"/>
        </w:rPr>
        <w:br/>
      </w:r>
      <w:r w:rsidRPr="001C780C">
        <w:rPr>
          <w:rStyle w:val="hps"/>
          <w:b/>
          <w:lang w:val="en"/>
        </w:rPr>
        <w:t>DataFactory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 for</w:t>
      </w:r>
      <w:r>
        <w:rPr>
          <w:lang w:val="en"/>
        </w:rPr>
        <w:t xml:space="preserve"> </w:t>
      </w:r>
      <w:r>
        <w:rPr>
          <w:rStyle w:val="hps"/>
          <w:lang w:val="en"/>
        </w:rPr>
        <w:t>data</w:t>
      </w:r>
      <w:r>
        <w:rPr>
          <w:lang w:val="en"/>
        </w:rPr>
        <w:t xml:space="preserve">. </w:t>
      </w:r>
      <w:r>
        <w:rPr>
          <w:rStyle w:val="hps"/>
          <w:lang w:val="en"/>
        </w:rPr>
        <w:t>This</w:t>
      </w:r>
      <w:r>
        <w:rPr>
          <w:lang w:val="en"/>
        </w:rPr>
        <w:t xml:space="preserve"> </w:t>
      </w:r>
      <w:r>
        <w:rPr>
          <w:rStyle w:val="hps"/>
          <w:lang w:val="en"/>
        </w:rPr>
        <w:t>takes</w:t>
      </w:r>
      <w:r>
        <w:rPr>
          <w:lang w:val="en"/>
        </w:rPr>
        <w:t xml:space="preserve"> </w:t>
      </w:r>
      <w:r>
        <w:rPr>
          <w:rStyle w:val="hps"/>
          <w:lang w:val="en"/>
        </w:rPr>
        <w:t>as a</w:t>
      </w:r>
      <w:r>
        <w:rPr>
          <w:lang w:val="en"/>
        </w:rPr>
        <w:t xml:space="preserve"> </w:t>
      </w:r>
      <w:r>
        <w:rPr>
          <w:rStyle w:val="hps"/>
          <w:lang w:val="en"/>
        </w:rPr>
        <w:t>return value of</w:t>
      </w:r>
      <w:r>
        <w:rPr>
          <w:lang w:val="en"/>
        </w:rPr>
        <w:t xml:space="preserve"> </w:t>
      </w:r>
      <w:r>
        <w:rPr>
          <w:rStyle w:val="hps"/>
          <w:lang w:val="en"/>
        </w:rPr>
        <w:t>a</w:t>
      </w:r>
      <w:r>
        <w:rPr>
          <w:lang w:val="en"/>
        </w:rPr>
        <w:t xml:space="preserve"> </w:t>
      </w:r>
      <w:r>
        <w:rPr>
          <w:rStyle w:val="hps"/>
          <w:lang w:val="en"/>
        </w:rPr>
        <w:t>class implementation</w:t>
      </w:r>
      <w:r>
        <w:rPr>
          <w:lang w:val="en"/>
        </w:rPr>
        <w:t xml:space="preserve"> </w:t>
      </w:r>
      <w:r w:rsidRPr="00E92FB3">
        <w:rPr>
          <w:rFonts w:ascii="Consolas" w:hAnsi="Consolas" w:cs="Consolas"/>
          <w:color w:val="2B91AF"/>
          <w:sz w:val="19"/>
          <w:szCs w:val="19"/>
          <w:highlight w:val="white"/>
          <w:lang w:val="en-US"/>
        </w:rPr>
        <w:t>IDataMessageManager</w:t>
      </w:r>
      <w:r>
        <w:rPr>
          <w:lang w:val="en"/>
        </w:rPr>
        <w:t xml:space="preserve"> </w:t>
      </w:r>
      <w:r>
        <w:rPr>
          <w:rStyle w:val="hps"/>
          <w:lang w:val="en"/>
        </w:rPr>
        <w:t>that contains</w:t>
      </w:r>
      <w:r>
        <w:rPr>
          <w:lang w:val="en"/>
        </w:rPr>
        <w:t xml:space="preserve"> </w:t>
      </w:r>
      <w:r>
        <w:rPr>
          <w:rStyle w:val="hps"/>
          <w:lang w:val="en"/>
        </w:rPr>
        <w:t>all the methods</w:t>
      </w:r>
      <w:r>
        <w:rPr>
          <w:lang w:val="en"/>
        </w:rPr>
        <w:t xml:space="preserve"> </w:t>
      </w:r>
      <w:r>
        <w:rPr>
          <w:rStyle w:val="hps"/>
          <w:lang w:val="en"/>
        </w:rPr>
        <w:t>for creating</w:t>
      </w:r>
      <w:r>
        <w:rPr>
          <w:lang w:val="en"/>
        </w:rPr>
        <w:t xml:space="preserve"> </w:t>
      </w:r>
      <w:del w:id="297" w:author="Roberto Pompei" w:date="2015-01-14T09:46:00Z">
        <w:r w:rsidDel="00C12B9B">
          <w:rPr>
            <w:rStyle w:val="hps"/>
            <w:lang w:val="en"/>
          </w:rPr>
          <w:delText>delgati</w:delText>
        </w:r>
        <w:r w:rsidDel="00C12B9B">
          <w:rPr>
            <w:lang w:val="en"/>
          </w:rPr>
          <w:delText xml:space="preserve"> </w:delText>
        </w:r>
      </w:del>
      <w:ins w:id="298" w:author="Roberto Pompei" w:date="2015-01-14T09:46:00Z">
        <w:r w:rsidR="00C12B9B">
          <w:rPr>
            <w:rStyle w:val="hps"/>
            <w:lang w:val="en"/>
          </w:rPr>
          <w:t>delegates</w:t>
        </w:r>
        <w:r w:rsidR="00C12B9B">
          <w:rPr>
            <w:lang w:val="en"/>
          </w:rPr>
          <w:t xml:space="preserve"> </w:t>
        </w:r>
      </w:ins>
      <w:r>
        <w:rPr>
          <w:rStyle w:val="hps"/>
          <w:lang w:val="en"/>
        </w:rPr>
        <w:t>and</w:t>
      </w:r>
      <w:r>
        <w:rPr>
          <w:lang w:val="en"/>
        </w:rPr>
        <w:t xml:space="preserve"> </w:t>
      </w:r>
      <w:r>
        <w:rPr>
          <w:rStyle w:val="hps"/>
          <w:lang w:val="en"/>
        </w:rPr>
        <w:t>pointers to the</w:t>
      </w:r>
      <w:r>
        <w:rPr>
          <w:lang w:val="en"/>
        </w:rPr>
        <w:t xml:space="preserve"> </w:t>
      </w:r>
      <w:r>
        <w:rPr>
          <w:rStyle w:val="hps"/>
          <w:lang w:val="en"/>
        </w:rPr>
        <w:t>data tables</w:t>
      </w:r>
      <w:r>
        <w:rPr>
          <w:lang w:val="en"/>
        </w:rPr>
        <w:t xml:space="preserve"> </w:t>
      </w:r>
      <w:r>
        <w:rPr>
          <w:rStyle w:val="hps"/>
          <w:lang w:val="en"/>
        </w:rPr>
        <w:t>to create</w:t>
      </w:r>
      <w:r>
        <w:rPr>
          <w:lang w:val="en"/>
        </w:rPr>
        <w:t xml:space="preserve"> </w:t>
      </w:r>
      <w:r>
        <w:rPr>
          <w:rStyle w:val="hps"/>
          <w:lang w:val="en"/>
        </w:rPr>
        <w:t>a</w:t>
      </w:r>
      <w:r>
        <w:rPr>
          <w:lang w:val="en"/>
        </w:rPr>
        <w:t xml:space="preserve"> </w:t>
      </w:r>
      <w:r>
        <w:rPr>
          <w:rStyle w:val="hps"/>
          <w:lang w:val="en"/>
        </w:rPr>
        <w:t>response</w:t>
      </w:r>
      <w:r>
        <w:rPr>
          <w:lang w:val="en"/>
        </w:rPr>
        <w:t xml:space="preserve"> </w:t>
      </w:r>
      <w:r>
        <w:rPr>
          <w:rStyle w:val="hps"/>
          <w:lang w:val="en"/>
        </w:rPr>
        <w:t>stream</w:t>
      </w:r>
      <w:r>
        <w:rPr>
          <w:lang w:val="en"/>
        </w:rPr>
        <w:t>.</w:t>
      </w:r>
      <w:r>
        <w:rPr>
          <w:lang w:val="en"/>
        </w:rPr>
        <w:br/>
      </w:r>
      <w:r>
        <w:rPr>
          <w:lang w:val="en"/>
        </w:rPr>
        <w:br/>
      </w:r>
      <w:r w:rsidRPr="001C780C">
        <w:rPr>
          <w:rStyle w:val="hps"/>
          <w:b/>
          <w:lang w:val="en"/>
        </w:rPr>
        <w:t>GroupFactory</w:t>
      </w:r>
      <w:r>
        <w:rPr>
          <w:lang w:val="en"/>
        </w:rPr>
        <w:t xml:space="preserve"> </w:t>
      </w:r>
      <w:r>
        <w:rPr>
          <w:rStyle w:val="hps"/>
          <w:lang w:val="en"/>
        </w:rPr>
        <w:t>is the function</w:t>
      </w:r>
      <w:r>
        <w:rPr>
          <w:lang w:val="en"/>
        </w:rPr>
        <w:t xml:space="preserve"> </w:t>
      </w:r>
      <w:r>
        <w:rPr>
          <w:rStyle w:val="hps"/>
          <w:lang w:val="en"/>
        </w:rPr>
        <w:t>responsible for</w:t>
      </w:r>
      <w:r>
        <w:rPr>
          <w:lang w:val="en"/>
        </w:rPr>
        <w:t xml:space="preserve"> </w:t>
      </w:r>
      <w:r>
        <w:rPr>
          <w:rStyle w:val="hps"/>
          <w:lang w:val="en"/>
        </w:rPr>
        <w:t>sorting</w:t>
      </w:r>
      <w:r>
        <w:rPr>
          <w:lang w:val="en"/>
        </w:rPr>
        <w:t xml:space="preserve"> </w:t>
      </w:r>
      <w:r>
        <w:rPr>
          <w:rStyle w:val="hps"/>
          <w:lang w:val="en"/>
        </w:rPr>
        <w:t>all requests</w:t>
      </w:r>
      <w:r>
        <w:rPr>
          <w:lang w:val="en"/>
        </w:rPr>
        <w:t xml:space="preserve"> </w:t>
      </w:r>
      <w:del w:id="299" w:author="Roberto Pompei" w:date="2015-01-14T09:48:00Z">
        <w:r w:rsidDel="00C12B9B">
          <w:rPr>
            <w:rStyle w:val="hps"/>
            <w:lang w:val="en"/>
          </w:rPr>
          <w:delText xml:space="preserve">for </w:delText>
        </w:r>
      </w:del>
      <w:ins w:id="300" w:author="Roberto Pompei" w:date="2015-01-14T09:48:00Z">
        <w:r w:rsidR="00C12B9B">
          <w:rPr>
            <w:rStyle w:val="hps"/>
            <w:lang w:val="en"/>
          </w:rPr>
          <w:t xml:space="preserve">to </w:t>
        </w:r>
      </w:ins>
      <w:r>
        <w:rPr>
          <w:rStyle w:val="hps"/>
          <w:lang w:val="en"/>
        </w:rPr>
        <w:t>recover</w:t>
      </w:r>
      <w:del w:id="301" w:author="Roberto Pompei" w:date="2015-01-14T09:48:00Z">
        <w:r w:rsidDel="00C12B9B">
          <w:rPr>
            <w:rStyle w:val="hps"/>
            <w:lang w:val="en"/>
          </w:rPr>
          <w:delText>ing</w:delText>
        </w:r>
      </w:del>
      <w:r>
        <w:rPr>
          <w:lang w:val="en"/>
        </w:rPr>
        <w:t xml:space="preserve"> </w:t>
      </w:r>
      <w:r>
        <w:rPr>
          <w:rStyle w:val="hps"/>
          <w:lang w:val="en"/>
        </w:rPr>
        <w:t>all the groups</w:t>
      </w:r>
      <w:r>
        <w:rPr>
          <w:lang w:val="en"/>
        </w:rPr>
        <w:t xml:space="preserve"> </w:t>
      </w:r>
      <w:r>
        <w:rPr>
          <w:rStyle w:val="hps"/>
          <w:lang w:val="en"/>
        </w:rPr>
        <w:t>members</w:t>
      </w:r>
      <w:r>
        <w:rPr>
          <w:lang w:val="en"/>
        </w:rPr>
        <w:t xml:space="preserve"> </w:t>
      </w:r>
      <w:r>
        <w:rPr>
          <w:rStyle w:val="hps"/>
          <w:lang w:val="en"/>
        </w:rPr>
        <w:t>to a</w:t>
      </w:r>
      <w:r>
        <w:rPr>
          <w:lang w:val="en"/>
        </w:rPr>
        <w:t xml:space="preserve"> </w:t>
      </w:r>
      <w:del w:id="302" w:author="Roberto Pompei" w:date="2015-01-14T09:48:00Z">
        <w:r w:rsidDel="00C12B9B">
          <w:rPr>
            <w:rStyle w:val="hps"/>
            <w:lang w:val="en"/>
          </w:rPr>
          <w:delText>set of</w:delText>
        </w:r>
        <w:r w:rsidDel="00C12B9B">
          <w:rPr>
            <w:lang w:val="en"/>
          </w:rPr>
          <w:delText xml:space="preserve"> </w:delText>
        </w:r>
        <w:r w:rsidDel="00C12B9B">
          <w:rPr>
            <w:rStyle w:val="hps"/>
            <w:lang w:val="en"/>
          </w:rPr>
          <w:delText>data</w:delText>
        </w:r>
      </w:del>
      <w:ins w:id="303" w:author="Roberto Pompei" w:date="2015-01-14T09:48:00Z">
        <w:r w:rsidR="00C12B9B">
          <w:rPr>
            <w:rStyle w:val="hps"/>
            <w:lang w:val="en"/>
          </w:rPr>
          <w:t>data set</w:t>
        </w:r>
      </w:ins>
      <w:r>
        <w:rPr>
          <w:lang w:val="en"/>
        </w:rPr>
        <w:t>.</w:t>
      </w:r>
      <w:r w:rsidR="00DB6C1F" w:rsidRPr="00E92FB3">
        <w:rPr>
          <w:lang w:val="en-US"/>
        </w:rPr>
        <w:br w:type="page"/>
      </w:r>
    </w:p>
    <w:p w:rsidR="00D105A0" w:rsidRPr="00E92FB3" w:rsidRDefault="00D105A0" w:rsidP="00D05C75">
      <w:pPr>
        <w:pStyle w:val="Titolo3"/>
        <w:rPr>
          <w:lang w:val="en-US"/>
        </w:rPr>
      </w:pPr>
      <w:bookmarkStart w:id="304" w:name="_Toc408584684"/>
      <w:r w:rsidRPr="00E92FB3">
        <w:rPr>
          <w:lang w:val="en-US"/>
        </w:rPr>
        <w:lastRenderedPageBreak/>
        <w:t>FlyController</w:t>
      </w:r>
      <w:bookmarkEnd w:id="304"/>
    </w:p>
    <w:p w:rsidR="009909D6" w:rsidRDefault="009909D6" w:rsidP="00E44257">
      <w:pPr>
        <w:spacing w:before="0" w:after="0" w:line="240" w:lineRule="auto"/>
        <w:rPr>
          <w:rStyle w:val="hps"/>
          <w:lang w:val="en"/>
        </w:rPr>
      </w:pPr>
    </w:p>
    <w:p w:rsidR="00E44257" w:rsidRDefault="004572F8" w:rsidP="00E44257">
      <w:pPr>
        <w:spacing w:before="0" w:after="0" w:line="240" w:lineRule="auto"/>
        <w:rPr>
          <w:lang w:val="en"/>
        </w:rPr>
      </w:pPr>
      <w:r>
        <w:rPr>
          <w:rStyle w:val="hps"/>
          <w:lang w:val="en"/>
        </w:rPr>
        <w:t>This</w:t>
      </w:r>
      <w:r>
        <w:rPr>
          <w:lang w:val="en"/>
        </w:rPr>
        <w:t xml:space="preserve"> </w:t>
      </w:r>
      <w:r>
        <w:rPr>
          <w:rStyle w:val="hps"/>
          <w:lang w:val="en"/>
        </w:rPr>
        <w:t>is the project</w:t>
      </w:r>
      <w:r>
        <w:rPr>
          <w:lang w:val="en"/>
        </w:rPr>
        <w:t xml:space="preserve"> </w:t>
      </w:r>
      <w:r>
        <w:rPr>
          <w:rStyle w:val="hps"/>
          <w:lang w:val="en"/>
        </w:rPr>
        <w:t>responsible for providing</w:t>
      </w:r>
      <w:r>
        <w:rPr>
          <w:lang w:val="en"/>
        </w:rPr>
        <w:t xml:space="preserve"> </w:t>
      </w:r>
      <w:r>
        <w:rPr>
          <w:rStyle w:val="hps"/>
          <w:lang w:val="en"/>
        </w:rPr>
        <w:t>all the projects</w:t>
      </w:r>
      <w:r>
        <w:rPr>
          <w:lang w:val="en"/>
        </w:rPr>
        <w:t xml:space="preserve"> </w:t>
      </w:r>
      <w:r>
        <w:rPr>
          <w:rStyle w:val="hps"/>
          <w:lang w:val="en"/>
        </w:rPr>
        <w:t>of the system</w:t>
      </w:r>
      <w:r>
        <w:rPr>
          <w:lang w:val="en"/>
        </w:rPr>
        <w:t xml:space="preserve"> </w:t>
      </w:r>
      <w:r>
        <w:rPr>
          <w:rStyle w:val="hps"/>
          <w:lang w:val="en"/>
        </w:rPr>
        <w:t>classes</w:t>
      </w:r>
      <w:r>
        <w:rPr>
          <w:lang w:val="en"/>
        </w:rPr>
        <w:t xml:space="preserve"> </w:t>
      </w:r>
      <w:r>
        <w:rPr>
          <w:rStyle w:val="hps"/>
          <w:lang w:val="en"/>
        </w:rPr>
        <w:t>and</w:t>
      </w:r>
      <w:r>
        <w:rPr>
          <w:lang w:val="en"/>
        </w:rPr>
        <w:t xml:space="preserve"> </w:t>
      </w:r>
      <w:r>
        <w:rPr>
          <w:rStyle w:val="hps"/>
          <w:lang w:val="en"/>
        </w:rPr>
        <w:t>methods of</w:t>
      </w:r>
      <w:r>
        <w:rPr>
          <w:lang w:val="en"/>
        </w:rPr>
        <w:t xml:space="preserve"> </w:t>
      </w:r>
      <w:r>
        <w:rPr>
          <w:rStyle w:val="hps"/>
          <w:lang w:val="en"/>
        </w:rPr>
        <w:t>model</w:t>
      </w:r>
      <w:r>
        <w:rPr>
          <w:lang w:val="en"/>
        </w:rPr>
        <w:t xml:space="preserve"> </w:t>
      </w:r>
      <w:r>
        <w:rPr>
          <w:rStyle w:val="hps"/>
          <w:lang w:val="en"/>
        </w:rPr>
        <w:t>objects</w:t>
      </w:r>
      <w:r>
        <w:rPr>
          <w:lang w:val="en"/>
        </w:rPr>
        <w:t xml:space="preserve"> </w:t>
      </w:r>
      <w:r>
        <w:rPr>
          <w:rStyle w:val="hps"/>
          <w:lang w:val="en"/>
        </w:rPr>
        <w:t>and</w:t>
      </w:r>
      <w:r>
        <w:rPr>
          <w:lang w:val="en"/>
        </w:rPr>
        <w:t xml:space="preserve"> </w:t>
      </w:r>
      <w:r>
        <w:rPr>
          <w:rStyle w:val="hps"/>
          <w:lang w:val="en"/>
        </w:rPr>
        <w:t>common</w:t>
      </w:r>
      <w:r>
        <w:rPr>
          <w:lang w:val="en"/>
        </w:rPr>
        <w:t xml:space="preserve"> </w:t>
      </w:r>
      <w:r>
        <w:rPr>
          <w:rStyle w:val="hps"/>
          <w:lang w:val="en"/>
        </w:rPr>
        <w:t>use</w:t>
      </w:r>
      <w:r>
        <w:rPr>
          <w:lang w:val="en"/>
        </w:rPr>
        <w:t>.</w:t>
      </w:r>
      <w:r>
        <w:rPr>
          <w:lang w:val="en"/>
        </w:rPr>
        <w:br/>
      </w:r>
      <w:del w:id="305" w:author="Roberto Pompei" w:date="2015-01-14T09:53:00Z">
        <w:r w:rsidDel="00347094">
          <w:rPr>
            <w:lang w:val="en"/>
          </w:rPr>
          <w:br/>
        </w:r>
        <w:r w:rsidDel="00347094">
          <w:rPr>
            <w:rStyle w:val="hps"/>
            <w:lang w:val="en"/>
          </w:rPr>
          <w:delText>We will see</w:delText>
        </w:r>
        <w:r w:rsidDel="00347094">
          <w:rPr>
            <w:lang w:val="en"/>
          </w:rPr>
          <w:delText xml:space="preserve"> </w:delText>
        </w:r>
        <w:r w:rsidDel="00347094">
          <w:rPr>
            <w:rStyle w:val="hps"/>
            <w:lang w:val="en"/>
          </w:rPr>
          <w:delText>now</w:delText>
        </w:r>
        <w:r w:rsidDel="00347094">
          <w:rPr>
            <w:lang w:val="en"/>
          </w:rPr>
          <w:delText xml:space="preserve"> </w:delText>
        </w:r>
        <w:r w:rsidDel="00347094">
          <w:rPr>
            <w:rStyle w:val="hps"/>
            <w:lang w:val="en"/>
          </w:rPr>
          <w:delText>some of the most</w:delText>
        </w:r>
        <w:r w:rsidDel="00347094">
          <w:rPr>
            <w:lang w:val="en"/>
          </w:rPr>
          <w:delText xml:space="preserve"> </w:delText>
        </w:r>
        <w:r w:rsidDel="00347094">
          <w:rPr>
            <w:rStyle w:val="hps"/>
            <w:lang w:val="en"/>
          </w:rPr>
          <w:delText>important</w:delText>
        </w:r>
        <w:r w:rsidDel="00347094">
          <w:rPr>
            <w:lang w:val="en"/>
          </w:rPr>
          <w:delText>.</w:delText>
        </w:r>
      </w:del>
    </w:p>
    <w:p w:rsidR="004572F8" w:rsidRPr="00E92FB3" w:rsidRDefault="004572F8" w:rsidP="00E44257">
      <w:pPr>
        <w:spacing w:before="0" w:after="0" w:line="240" w:lineRule="auto"/>
        <w:rPr>
          <w:lang w:val="en-US"/>
        </w:rPr>
      </w:pPr>
    </w:p>
    <w:p w:rsidR="00480AF5" w:rsidRPr="00E92FB3" w:rsidRDefault="00D05C75" w:rsidP="00E44257">
      <w:pPr>
        <w:pStyle w:val="Sottotitolo"/>
        <w:spacing w:after="0"/>
        <w:rPr>
          <w:lang w:val="en-US"/>
        </w:rPr>
      </w:pPr>
      <w:r w:rsidRPr="00E92FB3">
        <w:rPr>
          <w:lang w:val="en-US"/>
        </w:rPr>
        <w:t>Configuration</w:t>
      </w:r>
    </w:p>
    <w:p w:rsidR="00DB5D2B" w:rsidRDefault="004572F8" w:rsidP="00E44257">
      <w:pPr>
        <w:rPr>
          <w:ins w:id="306" w:author="Roberto Pompei" w:date="2015-01-14T10:13:00Z"/>
          <w:lang w:val="en"/>
        </w:rPr>
      </w:pPr>
      <w:r>
        <w:rPr>
          <w:rStyle w:val="hps"/>
          <w:lang w:val="en"/>
        </w:rPr>
        <w:t>The class</w:t>
      </w:r>
      <w:r>
        <w:rPr>
          <w:lang w:val="en"/>
        </w:rPr>
        <w:t xml:space="preserve"> </w:t>
      </w:r>
      <w:r w:rsidRPr="00E92FB3">
        <w:rPr>
          <w:rFonts w:ascii="Consolas" w:hAnsi="Consolas" w:cs="Consolas"/>
          <w:color w:val="2B91AF"/>
          <w:sz w:val="19"/>
          <w:szCs w:val="19"/>
          <w:highlight w:val="white"/>
          <w:lang w:val="en-US"/>
        </w:rPr>
        <w:t>FlyConfiguration</w:t>
      </w:r>
      <w:r>
        <w:rPr>
          <w:lang w:val="en"/>
        </w:rPr>
        <w:t xml:space="preserve"> </w:t>
      </w:r>
      <w:del w:id="307" w:author="Roberto Pompei" w:date="2015-01-14T10:04:00Z">
        <w:r w:rsidDel="00B00D0B">
          <w:rPr>
            <w:rStyle w:val="hps"/>
            <w:lang w:val="en"/>
          </w:rPr>
          <w:delText>is</w:delText>
        </w:r>
        <w:r w:rsidDel="00B00D0B">
          <w:rPr>
            <w:lang w:val="en"/>
          </w:rPr>
          <w:delText xml:space="preserve"> </w:delText>
        </w:r>
        <w:r w:rsidDel="00B00D0B">
          <w:rPr>
            <w:rStyle w:val="hps"/>
            <w:lang w:val="en"/>
          </w:rPr>
          <w:delText>responsible</w:delText>
        </w:r>
        <w:r w:rsidDel="00B00D0B">
          <w:rPr>
            <w:lang w:val="en"/>
          </w:rPr>
          <w:delText xml:space="preserve"> </w:delText>
        </w:r>
        <w:r w:rsidDel="00B00D0B">
          <w:rPr>
            <w:rStyle w:val="hps"/>
            <w:lang w:val="en"/>
          </w:rPr>
          <w:delText>to</w:delText>
        </w:r>
        <w:r w:rsidDel="00B00D0B">
          <w:rPr>
            <w:lang w:val="en"/>
          </w:rPr>
          <w:delText xml:space="preserve"> </w:delText>
        </w:r>
        <w:r w:rsidDel="00B00D0B">
          <w:rPr>
            <w:rStyle w:val="hps"/>
            <w:lang w:val="en"/>
          </w:rPr>
          <w:delText>read</w:delText>
        </w:r>
      </w:del>
      <w:ins w:id="308" w:author="Roberto Pompei" w:date="2015-01-14T10:04:00Z">
        <w:r w:rsidR="00B00D0B">
          <w:rPr>
            <w:rStyle w:val="hps"/>
            <w:lang w:val="en"/>
          </w:rPr>
          <w:t>reads</w:t>
        </w:r>
      </w:ins>
      <w:r>
        <w:rPr>
          <w:lang w:val="en"/>
        </w:rPr>
        <w:t xml:space="preserve"> </w:t>
      </w:r>
      <w:del w:id="309" w:author="Roberto Pompei" w:date="2015-01-14T10:04:00Z">
        <w:r w:rsidDel="00B00D0B">
          <w:rPr>
            <w:rStyle w:val="hps"/>
            <w:lang w:val="en"/>
          </w:rPr>
          <w:delText>(</w:delText>
        </w:r>
      </w:del>
      <w:r>
        <w:rPr>
          <w:lang w:val="en"/>
        </w:rPr>
        <w:t>once</w:t>
      </w:r>
      <w:del w:id="310" w:author="Roberto Pompei" w:date="2015-01-14T10:04:00Z">
        <w:r w:rsidDel="00B00D0B">
          <w:rPr>
            <w:lang w:val="en"/>
          </w:rPr>
          <w:delText>)</w:delText>
        </w:r>
      </w:del>
      <w:r>
        <w:rPr>
          <w:lang w:val="en"/>
        </w:rPr>
        <w:t xml:space="preserve"> </w:t>
      </w:r>
      <w:r>
        <w:rPr>
          <w:rStyle w:val="hps"/>
          <w:lang w:val="en"/>
        </w:rPr>
        <w:t>the</w:t>
      </w:r>
      <w:r>
        <w:rPr>
          <w:lang w:val="en"/>
        </w:rPr>
        <w:t xml:space="preserve"> </w:t>
      </w:r>
      <w:r>
        <w:rPr>
          <w:rStyle w:val="hps"/>
          <w:lang w:val="en"/>
        </w:rPr>
        <w:t>application configuration file</w:t>
      </w:r>
      <w:r>
        <w:rPr>
          <w:lang w:val="en"/>
        </w:rPr>
        <w:t xml:space="preserve"> </w:t>
      </w:r>
      <w:r>
        <w:rPr>
          <w:rStyle w:val="hps"/>
          <w:lang w:val="en"/>
        </w:rPr>
        <w:t>"</w:t>
      </w:r>
      <w:r>
        <w:rPr>
          <w:lang w:val="en"/>
        </w:rPr>
        <w:t>ServiceConfiguration.xml"</w:t>
      </w:r>
      <w:ins w:id="311" w:author="Roberto Pompei" w:date="2015-01-14T10:07:00Z">
        <w:r w:rsidR="00DB5D2B">
          <w:rPr>
            <w:lang w:val="en"/>
          </w:rPr>
          <w:t xml:space="preserve"> and sets the class</w:t>
        </w:r>
      </w:ins>
      <w:ins w:id="312" w:author="Roberto Pompei" w:date="2015-01-14T10:08:00Z">
        <w:r w:rsidR="00DB5D2B">
          <w:rPr>
            <w:lang w:val="en"/>
          </w:rPr>
          <w:t>’</w:t>
        </w:r>
      </w:ins>
      <w:ins w:id="313" w:author="Roberto Pompei" w:date="2015-01-14T10:07:00Z">
        <w:r w:rsidR="00DB5D2B">
          <w:rPr>
            <w:lang w:val="en"/>
          </w:rPr>
          <w:t>s static fields.</w:t>
        </w:r>
      </w:ins>
      <w:r>
        <w:rPr>
          <w:lang w:val="en"/>
        </w:rPr>
        <w:br/>
      </w:r>
      <w:r>
        <w:rPr>
          <w:lang w:val="en"/>
        </w:rPr>
        <w:br/>
      </w:r>
      <w:del w:id="314" w:author="Roberto Pompei" w:date="2015-01-14T10:12:00Z">
        <w:r w:rsidDel="00DB5D2B">
          <w:rPr>
            <w:rStyle w:val="hps"/>
            <w:lang w:val="en"/>
          </w:rPr>
          <w:delText>Creates and</w:delText>
        </w:r>
        <w:r w:rsidDel="00DB5D2B">
          <w:rPr>
            <w:lang w:val="en"/>
          </w:rPr>
          <w:delText xml:space="preserve"> </w:delText>
        </w:r>
        <w:r w:rsidDel="00DB5D2B">
          <w:rPr>
            <w:rStyle w:val="hps"/>
            <w:lang w:val="en"/>
          </w:rPr>
          <w:delText>populates</w:delText>
        </w:r>
        <w:r w:rsidDel="00DB5D2B">
          <w:rPr>
            <w:lang w:val="en"/>
          </w:rPr>
          <w:delText xml:space="preserve"> </w:delText>
        </w:r>
        <w:r w:rsidDel="00DB5D2B">
          <w:rPr>
            <w:rStyle w:val="hps"/>
            <w:lang w:val="en"/>
          </w:rPr>
          <w:delText>all</w:delText>
        </w:r>
        <w:r w:rsidDel="00DB5D2B">
          <w:rPr>
            <w:lang w:val="en"/>
          </w:rPr>
          <w:delText xml:space="preserve"> </w:delText>
        </w:r>
        <w:r w:rsidDel="00DB5D2B">
          <w:rPr>
            <w:rStyle w:val="hps"/>
            <w:lang w:val="en"/>
          </w:rPr>
          <w:delText>property</w:delText>
        </w:r>
        <w:r w:rsidDel="00DB5D2B">
          <w:rPr>
            <w:lang w:val="en"/>
          </w:rPr>
          <w:delText xml:space="preserve"> </w:delText>
        </w:r>
        <w:r w:rsidDel="00DB5D2B">
          <w:rPr>
            <w:rStyle w:val="hps"/>
            <w:lang w:val="en"/>
          </w:rPr>
          <w:delText>configuration</w:delText>
        </w:r>
        <w:r w:rsidDel="00DB5D2B">
          <w:rPr>
            <w:lang w:val="en"/>
          </w:rPr>
          <w:delText xml:space="preserve"> </w:delText>
        </w:r>
        <w:r w:rsidDel="00DB5D2B">
          <w:rPr>
            <w:rStyle w:val="hps"/>
            <w:lang w:val="en"/>
          </w:rPr>
          <w:delText>and makes it available</w:delText>
        </w:r>
        <w:r w:rsidDel="00DB5D2B">
          <w:rPr>
            <w:lang w:val="en"/>
          </w:rPr>
          <w:delText xml:space="preserve"> </w:delText>
        </w:r>
        <w:r w:rsidDel="00DB5D2B">
          <w:rPr>
            <w:rStyle w:val="hps"/>
            <w:lang w:val="en"/>
          </w:rPr>
          <w:delText>in a static</w:delText>
        </w:r>
        <w:r w:rsidDel="00DB5D2B">
          <w:rPr>
            <w:lang w:val="en"/>
          </w:rPr>
          <w:delText xml:space="preserve"> </w:delText>
        </w:r>
        <w:r w:rsidDel="00DB5D2B">
          <w:rPr>
            <w:rStyle w:val="hps"/>
            <w:lang w:val="en"/>
          </w:rPr>
          <w:delText>to all methods</w:delText>
        </w:r>
        <w:r w:rsidDel="00DB5D2B">
          <w:rPr>
            <w:lang w:val="en"/>
          </w:rPr>
          <w:delText xml:space="preserve"> </w:delText>
        </w:r>
        <w:r w:rsidDel="00DB5D2B">
          <w:rPr>
            <w:rStyle w:val="hps"/>
            <w:lang w:val="en"/>
          </w:rPr>
          <w:delText>of the application</w:delText>
        </w:r>
        <w:r w:rsidDel="00DB5D2B">
          <w:rPr>
            <w:lang w:val="en"/>
          </w:rPr>
          <w:delText xml:space="preserve"> </w:delText>
        </w:r>
        <w:r w:rsidDel="00DB5D2B">
          <w:rPr>
            <w:rStyle w:val="hps"/>
            <w:lang w:val="en"/>
          </w:rPr>
          <w:delText>thus avoiding</w:delText>
        </w:r>
        <w:r w:rsidDel="00DB5D2B">
          <w:rPr>
            <w:lang w:val="en"/>
          </w:rPr>
          <w:delText xml:space="preserve"> </w:delText>
        </w:r>
        <w:r w:rsidDel="00DB5D2B">
          <w:rPr>
            <w:rStyle w:val="hps"/>
            <w:lang w:val="en"/>
          </w:rPr>
          <w:delText>every time</w:delText>
        </w:r>
        <w:r w:rsidDel="00DB5D2B">
          <w:rPr>
            <w:lang w:val="en"/>
          </w:rPr>
          <w:delText xml:space="preserve"> </w:delText>
        </w:r>
        <w:r w:rsidDel="00DB5D2B">
          <w:rPr>
            <w:rStyle w:val="hps"/>
            <w:lang w:val="en"/>
          </w:rPr>
          <w:delText>rereading</w:delText>
        </w:r>
      </w:del>
      <w:r>
        <w:rPr>
          <w:lang w:val="en"/>
        </w:rPr>
        <w:br/>
      </w:r>
      <w:r>
        <w:rPr>
          <w:lang w:val="en"/>
        </w:rPr>
        <w:br/>
      </w:r>
      <w:del w:id="315" w:author="Roberto Pompei" w:date="2015-01-14T10:13:00Z">
        <w:r w:rsidDel="00DB5D2B">
          <w:rPr>
            <w:rStyle w:val="hps"/>
            <w:lang w:val="en"/>
          </w:rPr>
          <w:delText>For</w:delText>
        </w:r>
        <w:r w:rsidDel="00DB5D2B">
          <w:rPr>
            <w:lang w:val="en"/>
          </w:rPr>
          <w:delText xml:space="preserve"> </w:delText>
        </w:r>
        <w:r w:rsidDel="00DB5D2B">
          <w:rPr>
            <w:rStyle w:val="hps"/>
            <w:lang w:val="en"/>
          </w:rPr>
          <w:delText>information on</w:delText>
        </w:r>
        <w:r w:rsidDel="00DB5D2B">
          <w:rPr>
            <w:lang w:val="en"/>
          </w:rPr>
          <w:delText xml:space="preserve"> </w:delText>
        </w:r>
        <w:r w:rsidDel="00DB5D2B">
          <w:rPr>
            <w:rStyle w:val="hps"/>
            <w:lang w:val="en"/>
          </w:rPr>
          <w:delText>what</w:delText>
        </w:r>
        <w:r w:rsidDel="00DB5D2B">
          <w:rPr>
            <w:lang w:val="en"/>
          </w:rPr>
          <w:delText xml:space="preserve"> </w:delText>
        </w:r>
        <w:r w:rsidDel="00DB5D2B">
          <w:rPr>
            <w:rStyle w:val="hps"/>
            <w:lang w:val="en"/>
          </w:rPr>
          <w:delText>and how to use</w:delText>
        </w:r>
        <w:r w:rsidDel="00DB5D2B">
          <w:rPr>
            <w:lang w:val="en"/>
          </w:rPr>
          <w:delText xml:space="preserve"> </w:delText>
        </w:r>
        <w:r w:rsidDel="00DB5D2B">
          <w:rPr>
            <w:rStyle w:val="hps"/>
            <w:lang w:val="en"/>
          </w:rPr>
          <w:delText>the configuration parameters</w:delText>
        </w:r>
        <w:r w:rsidDel="00DB5D2B">
          <w:rPr>
            <w:lang w:val="en"/>
          </w:rPr>
          <w:delText xml:space="preserve"> </w:delText>
        </w:r>
        <w:r w:rsidDel="00DB5D2B">
          <w:rPr>
            <w:rStyle w:val="hps"/>
            <w:lang w:val="en"/>
          </w:rPr>
          <w:delText xml:space="preserve">refer to the </w:delText>
        </w:r>
      </w:del>
      <w:ins w:id="316" w:author="Roberto Pompei" w:date="2015-01-14T10:13:00Z">
        <w:r w:rsidR="00DB5D2B">
          <w:rPr>
            <w:rStyle w:val="hps"/>
            <w:lang w:val="en"/>
          </w:rPr>
          <w:t xml:space="preserve">The </w:t>
        </w:r>
      </w:ins>
      <w:r>
        <w:rPr>
          <w:rStyle w:val="hps"/>
          <w:lang w:val="en"/>
        </w:rPr>
        <w:t>"</w:t>
      </w:r>
      <w:r>
        <w:rPr>
          <w:lang w:val="en"/>
        </w:rPr>
        <w:t xml:space="preserve">OnTheFly </w:t>
      </w:r>
      <w:r>
        <w:rPr>
          <w:rStyle w:val="hps"/>
          <w:lang w:val="en"/>
        </w:rPr>
        <w:t>UserGuide</w:t>
      </w:r>
      <w:r>
        <w:rPr>
          <w:lang w:val="en"/>
        </w:rPr>
        <w:t>"</w:t>
      </w:r>
      <w:ins w:id="317" w:author="Roberto Pompei" w:date="2015-01-14T10:13:00Z">
        <w:r w:rsidR="00DB5D2B">
          <w:rPr>
            <w:lang w:val="en"/>
          </w:rPr>
          <w:t xml:space="preserve"> contains informations about the parameters configuration</w:t>
        </w:r>
      </w:ins>
      <w:r>
        <w:rPr>
          <w:lang w:val="en"/>
        </w:rPr>
        <w:t>.</w:t>
      </w:r>
    </w:p>
    <w:p w:rsidR="007F3BAD" w:rsidRPr="00E92FB3" w:rsidRDefault="004572F8" w:rsidP="00E44257">
      <w:pPr>
        <w:rPr>
          <w:lang w:val="en-US"/>
        </w:rPr>
      </w:pPr>
      <w:r>
        <w:rPr>
          <w:lang w:val="en"/>
        </w:rPr>
        <w:br/>
      </w:r>
      <w:r>
        <w:rPr>
          <w:lang w:val="en"/>
        </w:rPr>
        <w:br/>
      </w:r>
      <w:ins w:id="318" w:author="Roberto Pompei" w:date="2015-01-14T10:45:00Z">
        <w:r w:rsidR="009F1301" w:rsidRPr="009F1301">
          <w:rPr>
            <w:rStyle w:val="hps"/>
            <w:lang w:val="en"/>
          </w:rPr>
          <w:t xml:space="preserve">To change the application version is necessary to modify the implementation of the </w:t>
        </w:r>
      </w:ins>
      <w:del w:id="319" w:author="Roberto Pompei" w:date="2015-01-14T10:45:00Z">
        <w:r w:rsidDel="009F1301">
          <w:rPr>
            <w:rStyle w:val="hps"/>
            <w:lang w:val="en"/>
          </w:rPr>
          <w:delText>This file</w:delText>
        </w:r>
        <w:r w:rsidDel="009F1301">
          <w:rPr>
            <w:lang w:val="en"/>
          </w:rPr>
          <w:delText xml:space="preserve"> </w:delText>
        </w:r>
        <w:r w:rsidDel="009F1301">
          <w:rPr>
            <w:rStyle w:val="hps"/>
            <w:lang w:val="en"/>
          </w:rPr>
          <w:delText>is</w:delText>
        </w:r>
        <w:r w:rsidDel="009F1301">
          <w:rPr>
            <w:lang w:val="en"/>
          </w:rPr>
          <w:delText xml:space="preserve"> </w:delText>
        </w:r>
        <w:r w:rsidDel="009F1301">
          <w:rPr>
            <w:rStyle w:val="hps"/>
            <w:lang w:val="en"/>
          </w:rPr>
          <w:delText>also</w:delText>
        </w:r>
        <w:r w:rsidDel="009F1301">
          <w:rPr>
            <w:lang w:val="en"/>
          </w:rPr>
          <w:delText xml:space="preserve"> </w:delText>
        </w:r>
        <w:r w:rsidDel="009F1301">
          <w:rPr>
            <w:rStyle w:val="hps"/>
            <w:lang w:val="en"/>
          </w:rPr>
          <w:delText>responsible</w:delText>
        </w:r>
        <w:r w:rsidDel="009F1301">
          <w:rPr>
            <w:lang w:val="en"/>
          </w:rPr>
          <w:delText xml:space="preserve"> </w:delText>
        </w:r>
        <w:r w:rsidDel="009F1301">
          <w:rPr>
            <w:rStyle w:val="hps"/>
            <w:lang w:val="en"/>
          </w:rPr>
          <w:delText>to</w:delText>
        </w:r>
        <w:r w:rsidDel="009F1301">
          <w:rPr>
            <w:lang w:val="en"/>
          </w:rPr>
          <w:delText xml:space="preserve"> </w:delText>
        </w:r>
        <w:r w:rsidDel="009F1301">
          <w:rPr>
            <w:rStyle w:val="hps"/>
            <w:lang w:val="en"/>
          </w:rPr>
          <w:delText>change the</w:delText>
        </w:r>
        <w:r w:rsidDel="009F1301">
          <w:rPr>
            <w:lang w:val="en"/>
          </w:rPr>
          <w:delText xml:space="preserve"> </w:delText>
        </w:r>
        <w:r w:rsidDel="009F1301">
          <w:rPr>
            <w:rStyle w:val="hps"/>
            <w:lang w:val="en"/>
          </w:rPr>
          <w:delText>version of the application</w:delText>
        </w:r>
        <w:r w:rsidDel="009F1301">
          <w:rPr>
            <w:lang w:val="en"/>
          </w:rPr>
          <w:delText xml:space="preserve"> </w:delText>
        </w:r>
        <w:r w:rsidDel="009F1301">
          <w:rPr>
            <w:rStyle w:val="hps"/>
            <w:lang w:val="en"/>
          </w:rPr>
          <w:delText>so if</w:delText>
        </w:r>
        <w:r w:rsidDel="009F1301">
          <w:rPr>
            <w:lang w:val="en"/>
          </w:rPr>
          <w:delText xml:space="preserve"> </w:delText>
        </w:r>
        <w:r w:rsidDel="009F1301">
          <w:rPr>
            <w:rStyle w:val="hps"/>
            <w:lang w:val="en"/>
          </w:rPr>
          <w:delText>you want to</w:delText>
        </w:r>
        <w:r w:rsidDel="009F1301">
          <w:rPr>
            <w:lang w:val="en"/>
          </w:rPr>
          <w:delText xml:space="preserve"> </w:delText>
        </w:r>
        <w:r w:rsidDel="009F1301">
          <w:rPr>
            <w:rStyle w:val="hps"/>
            <w:lang w:val="en"/>
          </w:rPr>
          <w:delText>change the version</w:delText>
        </w:r>
        <w:r w:rsidDel="009F1301">
          <w:rPr>
            <w:lang w:val="en"/>
          </w:rPr>
          <w:delText xml:space="preserve"> </w:delText>
        </w:r>
        <w:r w:rsidDel="009F1301">
          <w:rPr>
            <w:rStyle w:val="hps"/>
            <w:lang w:val="en"/>
          </w:rPr>
          <w:delText>you need to</w:delText>
        </w:r>
        <w:r w:rsidDel="009F1301">
          <w:rPr>
            <w:lang w:val="en"/>
          </w:rPr>
          <w:delText xml:space="preserve"> </w:delText>
        </w:r>
        <w:r w:rsidDel="009F1301">
          <w:rPr>
            <w:rStyle w:val="hps"/>
            <w:lang w:val="en"/>
          </w:rPr>
          <w:delText>change the implementation</w:delText>
        </w:r>
        <w:r w:rsidDel="009F1301">
          <w:rPr>
            <w:lang w:val="en"/>
          </w:rPr>
          <w:delText xml:space="preserve"> </w:delText>
        </w:r>
        <w:r w:rsidDel="009F1301">
          <w:rPr>
            <w:rStyle w:val="hps"/>
            <w:lang w:val="en"/>
          </w:rPr>
          <w:delText>of</w:delText>
        </w:r>
        <w:r w:rsidDel="009F1301">
          <w:rPr>
            <w:lang w:val="en"/>
          </w:rPr>
          <w:delText xml:space="preserve"> </w:delText>
        </w:r>
      </w:del>
      <w:r w:rsidRPr="00E92FB3">
        <w:rPr>
          <w:rFonts w:ascii="Consolas" w:hAnsi="Consolas" w:cs="Consolas"/>
          <w:color w:val="2B91AF"/>
          <w:sz w:val="19"/>
          <w:szCs w:val="19"/>
          <w:highlight w:val="white"/>
          <w:lang w:val="en-US"/>
        </w:rPr>
        <w:t>OnTheFlyVersion</w:t>
      </w:r>
      <w:r>
        <w:rPr>
          <w:rStyle w:val="hps"/>
          <w:lang w:val="en"/>
        </w:rPr>
        <w:t xml:space="preserve">  property</w:t>
      </w:r>
      <w:r>
        <w:rPr>
          <w:lang w:val="en"/>
        </w:rPr>
        <w:t xml:space="preserve"> </w:t>
      </w:r>
    </w:p>
    <w:p w:rsidR="004572F8" w:rsidRPr="00E92FB3" w:rsidRDefault="004572F8" w:rsidP="00E44257">
      <w:pPr>
        <w:pStyle w:val="Sottotitolo"/>
        <w:spacing w:after="0"/>
        <w:rPr>
          <w:lang w:val="en-US"/>
        </w:rPr>
      </w:pPr>
    </w:p>
    <w:p w:rsidR="00D05C75" w:rsidRPr="00E92FB3" w:rsidRDefault="00D05C75" w:rsidP="00E44257">
      <w:pPr>
        <w:pStyle w:val="Sottotitolo"/>
        <w:spacing w:after="0"/>
        <w:rPr>
          <w:lang w:val="en-US"/>
        </w:rPr>
      </w:pPr>
      <w:r w:rsidRPr="00E92FB3">
        <w:rPr>
          <w:lang w:val="en-US"/>
        </w:rPr>
        <w:t>Builders</w:t>
      </w:r>
    </w:p>
    <w:p w:rsidR="004572F8" w:rsidRPr="00E92FB3" w:rsidRDefault="004572F8" w:rsidP="00E44257">
      <w:pPr>
        <w:spacing w:before="0" w:after="0" w:line="240" w:lineRule="auto"/>
        <w:rPr>
          <w:lang w:val="en-US"/>
        </w:rPr>
      </w:pPr>
    </w:p>
    <w:p w:rsidR="00E44257" w:rsidRPr="00E92FB3" w:rsidRDefault="004572F8" w:rsidP="00E44257">
      <w:pPr>
        <w:spacing w:before="0" w:after="0" w:line="240" w:lineRule="auto"/>
        <w:rPr>
          <w:rFonts w:ascii="Consolas" w:hAnsi="Consolas" w:cs="Consolas"/>
          <w:color w:val="2B91AF"/>
          <w:sz w:val="19"/>
          <w:szCs w:val="19"/>
          <w:lang w:val="en-US"/>
        </w:rPr>
      </w:pPr>
      <w:r w:rsidRPr="00E92FB3">
        <w:rPr>
          <w:lang w:val="en-US"/>
        </w:rPr>
        <w:t>In namespace FlyController.Builder there are all the objects that transform metadata</w:t>
      </w:r>
      <w:ins w:id="320" w:author="Roberto Pompei" w:date="2015-01-14T10:48:00Z">
        <w:r w:rsidR="00A06036">
          <w:rPr>
            <w:lang w:val="en-US"/>
          </w:rPr>
          <w:t>,</w:t>
        </w:r>
      </w:ins>
      <w:r w:rsidRPr="00E92FB3">
        <w:rPr>
          <w:lang w:val="en-US"/>
        </w:rPr>
        <w:t xml:space="preserve"> </w:t>
      </w:r>
      <w:ins w:id="321" w:author="Roberto Pompei" w:date="2015-01-14T10:49:00Z">
        <w:r w:rsidR="00A06036">
          <w:rPr>
            <w:lang w:val="en-US"/>
          </w:rPr>
          <w:t xml:space="preserve">that were </w:t>
        </w:r>
      </w:ins>
      <w:r w:rsidRPr="00E92FB3">
        <w:rPr>
          <w:lang w:val="en-US"/>
        </w:rPr>
        <w:t>parsed by FlyEngine</w:t>
      </w:r>
      <w:ins w:id="322" w:author="Roberto Pompei" w:date="2015-01-14T10:48:00Z">
        <w:r w:rsidR="00A06036">
          <w:rPr>
            <w:lang w:val="en-US"/>
          </w:rPr>
          <w:t>,</w:t>
        </w:r>
      </w:ins>
      <w:r w:rsidRPr="00E92FB3">
        <w:rPr>
          <w:lang w:val="en-US"/>
        </w:rPr>
        <w:t xml:space="preserve"> in SDMX objects </w:t>
      </w:r>
      <w:del w:id="323" w:author="Roberto Pompei" w:date="2015-01-14T10:50:00Z">
        <w:r w:rsidRPr="00E92FB3" w:rsidDel="00A06036">
          <w:rPr>
            <w:lang w:val="en-US"/>
          </w:rPr>
          <w:delText xml:space="preserve">which </w:delText>
        </w:r>
      </w:del>
      <w:ins w:id="324" w:author="Roberto Pompei" w:date="2015-01-14T10:50:00Z">
        <w:r w:rsidR="00A06036">
          <w:rPr>
            <w:lang w:val="en-US"/>
          </w:rPr>
          <w:t xml:space="preserve">that </w:t>
        </w:r>
      </w:ins>
      <w:r w:rsidRPr="00E92FB3">
        <w:rPr>
          <w:lang w:val="en-US"/>
        </w:rPr>
        <w:t xml:space="preserve">can </w:t>
      </w:r>
      <w:del w:id="325" w:author="Roberto Pompei" w:date="2015-01-14T10:50:00Z">
        <w:r w:rsidRPr="00E92FB3" w:rsidDel="00A06036">
          <w:rPr>
            <w:lang w:val="en-US"/>
          </w:rPr>
          <w:delText xml:space="preserve">then </w:delText>
        </w:r>
      </w:del>
      <w:r w:rsidRPr="00E92FB3">
        <w:rPr>
          <w:lang w:val="en-US"/>
        </w:rPr>
        <w:t>be processed in the object</w:t>
      </w:r>
      <w:r w:rsidRPr="00E92FB3">
        <w:rPr>
          <w:highlight w:val="white"/>
          <w:lang w:val="en-US"/>
        </w:rPr>
        <w:t xml:space="preserve"> </w:t>
      </w:r>
      <w:r w:rsidR="002D47F9" w:rsidRPr="00E92FB3">
        <w:rPr>
          <w:rFonts w:ascii="Consolas" w:hAnsi="Consolas" w:cs="Consolas"/>
          <w:color w:val="2B91AF"/>
          <w:sz w:val="19"/>
          <w:szCs w:val="19"/>
          <w:highlight w:val="white"/>
          <w:lang w:val="en-US"/>
        </w:rPr>
        <w:t>ISDMXObject</w:t>
      </w:r>
    </w:p>
    <w:p w:rsidR="0064308C" w:rsidRPr="00E92FB3" w:rsidRDefault="0064308C" w:rsidP="00E44257">
      <w:pPr>
        <w:spacing w:before="0" w:after="0" w:line="240" w:lineRule="auto"/>
        <w:rPr>
          <w:rFonts w:ascii="Consolas" w:hAnsi="Consolas" w:cs="Consolas"/>
          <w:color w:val="2B91AF"/>
          <w:sz w:val="19"/>
          <w:szCs w:val="19"/>
          <w:lang w:val="en-US"/>
        </w:rPr>
      </w:pPr>
    </w:p>
    <w:p w:rsidR="002D47F9" w:rsidRDefault="00442E9B" w:rsidP="00E44257">
      <w:pPr>
        <w:spacing w:before="0" w:after="0" w:line="240" w:lineRule="auto"/>
      </w:pPr>
      <w:r>
        <w:rPr>
          <w:rFonts w:ascii="Consolas" w:hAnsi="Consolas" w:cs="Consolas"/>
          <w:noProof/>
          <w:color w:val="2B91AF"/>
          <w:sz w:val="19"/>
          <w:szCs w:val="19"/>
          <w:highlight w:val="white"/>
          <w:lang w:eastAsia="it-IT"/>
        </w:rPr>
        <w:drawing>
          <wp:inline distT="0" distB="0" distL="0" distR="0" wp14:anchorId="76A09351" wp14:editId="094076A0">
            <wp:extent cx="6115050" cy="3543300"/>
            <wp:effectExtent l="0" t="0" r="0" b="0"/>
            <wp:docPr id="5" name="Immagine 5" descr="C:\Users\Eidos\AppData\Local\Microsoft\Windows\INetCache\Content.Word\FlyController - Bui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idos\AppData\Local\Microsoft\Windows\INetCache\Content.Word\FlyController - Builde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pic:spPr>
                </pic:pic>
              </a:graphicData>
            </a:graphic>
          </wp:inline>
        </w:drawing>
      </w:r>
    </w:p>
    <w:p w:rsidR="00442E9B" w:rsidRDefault="00442E9B">
      <w:r>
        <w:br w:type="page"/>
      </w:r>
    </w:p>
    <w:p w:rsidR="00D05C75" w:rsidRPr="00E92FB3" w:rsidRDefault="00D05C75" w:rsidP="00E44257">
      <w:pPr>
        <w:pStyle w:val="Sottotitolo"/>
        <w:spacing w:after="0"/>
        <w:rPr>
          <w:lang w:val="en-US"/>
        </w:rPr>
      </w:pPr>
      <w:r w:rsidRPr="00E92FB3">
        <w:rPr>
          <w:lang w:val="en-US"/>
        </w:rPr>
        <w:lastRenderedPageBreak/>
        <w:t>Metadata Objects</w:t>
      </w:r>
    </w:p>
    <w:p w:rsidR="00E44257" w:rsidRPr="00E92FB3" w:rsidRDefault="00E44257" w:rsidP="00E44257">
      <w:pPr>
        <w:spacing w:before="0" w:after="0" w:line="240" w:lineRule="auto"/>
        <w:rPr>
          <w:lang w:val="en-US"/>
        </w:rPr>
      </w:pPr>
    </w:p>
    <w:p w:rsidR="00442E9B" w:rsidDel="00521535" w:rsidRDefault="00521535" w:rsidP="00E44257">
      <w:pPr>
        <w:spacing w:before="0" w:after="0" w:line="240" w:lineRule="auto"/>
        <w:rPr>
          <w:del w:id="326" w:author="Roberto Pompei" w:date="2015-01-14T10:58:00Z"/>
          <w:rStyle w:val="hps"/>
          <w:lang w:val="en"/>
        </w:rPr>
      </w:pPr>
      <w:ins w:id="327" w:author="Roberto Pompei" w:date="2015-01-14T10:58:00Z">
        <w:r w:rsidRPr="00521535">
          <w:rPr>
            <w:rStyle w:val="hps"/>
            <w:lang w:val="en"/>
          </w:rPr>
          <w:t>In specific cases, it was necessary to implement objects deriving from CommonApi by extending these objects with properties necessary to the proper working of the operation</w:t>
        </w:r>
      </w:ins>
      <w:del w:id="328" w:author="Roberto Pompei" w:date="2015-01-14T10:58:00Z">
        <w:r w:rsidR="00B34BDE" w:rsidDel="00521535">
          <w:rPr>
            <w:rStyle w:val="hps"/>
            <w:lang w:val="en"/>
          </w:rPr>
          <w:delText>In some occasions</w:delText>
        </w:r>
        <w:r w:rsidR="00B34BDE" w:rsidDel="00521535">
          <w:rPr>
            <w:lang w:val="en"/>
          </w:rPr>
          <w:delText xml:space="preserve"> </w:delText>
        </w:r>
        <w:r w:rsidR="00B34BDE" w:rsidDel="00521535">
          <w:rPr>
            <w:rStyle w:val="hps"/>
            <w:lang w:val="en"/>
          </w:rPr>
          <w:delText>it was necessary to</w:delText>
        </w:r>
        <w:r w:rsidR="00B34BDE" w:rsidDel="00521535">
          <w:rPr>
            <w:lang w:val="en"/>
          </w:rPr>
          <w:delText xml:space="preserve"> </w:delText>
        </w:r>
        <w:r w:rsidR="00B34BDE" w:rsidDel="00521535">
          <w:rPr>
            <w:rStyle w:val="hps"/>
            <w:lang w:val="en"/>
          </w:rPr>
          <w:delText>implement</w:delText>
        </w:r>
        <w:r w:rsidR="00B34BDE" w:rsidDel="00521535">
          <w:rPr>
            <w:lang w:val="en"/>
          </w:rPr>
          <w:delText xml:space="preserve"> </w:delText>
        </w:r>
        <w:r w:rsidR="00B34BDE" w:rsidDel="00521535">
          <w:rPr>
            <w:rStyle w:val="hps"/>
            <w:lang w:val="en"/>
          </w:rPr>
          <w:delText>objects</w:delText>
        </w:r>
        <w:r w:rsidR="00B34BDE" w:rsidDel="00521535">
          <w:rPr>
            <w:lang w:val="en"/>
          </w:rPr>
          <w:delText xml:space="preserve"> </w:delText>
        </w:r>
        <w:r w:rsidR="00B34BDE" w:rsidDel="00521535">
          <w:rPr>
            <w:rStyle w:val="hps"/>
            <w:lang w:val="en"/>
          </w:rPr>
          <w:delText>that</w:delText>
        </w:r>
        <w:r w:rsidR="00B34BDE" w:rsidDel="00521535">
          <w:rPr>
            <w:lang w:val="en"/>
          </w:rPr>
          <w:delText xml:space="preserve"> </w:delText>
        </w:r>
        <w:r w:rsidR="00B34BDE" w:rsidDel="00521535">
          <w:rPr>
            <w:rStyle w:val="hps"/>
            <w:lang w:val="en"/>
          </w:rPr>
          <w:delText>dervano</w:delText>
        </w:r>
        <w:r w:rsidR="00B34BDE" w:rsidDel="00521535">
          <w:rPr>
            <w:lang w:val="en"/>
          </w:rPr>
          <w:delText xml:space="preserve"> </w:delText>
        </w:r>
        <w:r w:rsidR="00B34BDE" w:rsidDel="00521535">
          <w:rPr>
            <w:rStyle w:val="hps"/>
            <w:lang w:val="en"/>
          </w:rPr>
          <w:delText>CommonApi</w:delText>
        </w:r>
        <w:r w:rsidR="00B34BDE" w:rsidDel="00521535">
          <w:rPr>
            <w:lang w:val="en"/>
          </w:rPr>
          <w:delText xml:space="preserve"> </w:delText>
        </w:r>
        <w:r w:rsidR="00B34BDE" w:rsidDel="00521535">
          <w:rPr>
            <w:rStyle w:val="hps"/>
            <w:lang w:val="en"/>
          </w:rPr>
          <w:delText>by</w:delText>
        </w:r>
        <w:r w:rsidR="00B34BDE" w:rsidDel="00521535">
          <w:rPr>
            <w:lang w:val="en"/>
          </w:rPr>
          <w:delText xml:space="preserve"> </w:delText>
        </w:r>
        <w:r w:rsidR="00B34BDE" w:rsidDel="00521535">
          <w:rPr>
            <w:rStyle w:val="hps"/>
            <w:lang w:val="en"/>
          </w:rPr>
          <w:delText>extending them</w:delText>
        </w:r>
        <w:r w:rsidR="00B34BDE" w:rsidDel="00521535">
          <w:rPr>
            <w:lang w:val="en"/>
          </w:rPr>
          <w:delText xml:space="preserve"> </w:delText>
        </w:r>
        <w:r w:rsidR="00B34BDE" w:rsidDel="00521535">
          <w:rPr>
            <w:rStyle w:val="hps"/>
            <w:lang w:val="en"/>
          </w:rPr>
          <w:delText>with</w:delText>
        </w:r>
        <w:r w:rsidR="00B34BDE" w:rsidDel="00521535">
          <w:rPr>
            <w:lang w:val="en"/>
          </w:rPr>
          <w:delText xml:space="preserve"> </w:delText>
        </w:r>
        <w:r w:rsidR="00B34BDE" w:rsidDel="00521535">
          <w:rPr>
            <w:rStyle w:val="hps"/>
            <w:lang w:val="en"/>
          </w:rPr>
          <w:delText>properties</w:delText>
        </w:r>
        <w:r w:rsidR="00B34BDE" w:rsidDel="00521535">
          <w:rPr>
            <w:lang w:val="en"/>
          </w:rPr>
          <w:delText xml:space="preserve"> </w:delText>
        </w:r>
        <w:r w:rsidR="00B34BDE" w:rsidDel="00521535">
          <w:rPr>
            <w:rStyle w:val="hps"/>
            <w:lang w:val="en"/>
          </w:rPr>
          <w:delText>that serve</w:delText>
        </w:r>
        <w:r w:rsidR="00B34BDE" w:rsidDel="00521535">
          <w:rPr>
            <w:lang w:val="en"/>
          </w:rPr>
          <w:delText xml:space="preserve"> </w:delText>
        </w:r>
        <w:r w:rsidR="00B34BDE" w:rsidDel="00521535">
          <w:rPr>
            <w:rStyle w:val="hps"/>
            <w:lang w:val="en"/>
          </w:rPr>
          <w:delText>the</w:delText>
        </w:r>
        <w:r w:rsidR="00B34BDE" w:rsidDel="00521535">
          <w:rPr>
            <w:lang w:val="en"/>
          </w:rPr>
          <w:delText xml:space="preserve"> </w:delText>
        </w:r>
        <w:r w:rsidR="00B34BDE" w:rsidDel="00521535">
          <w:rPr>
            <w:rStyle w:val="hps"/>
            <w:lang w:val="en"/>
          </w:rPr>
          <w:delText>operation of the application</w:delText>
        </w:r>
      </w:del>
    </w:p>
    <w:p w:rsidR="009909D6" w:rsidRPr="00E92FB3" w:rsidRDefault="009909D6" w:rsidP="00E44257">
      <w:pPr>
        <w:spacing w:before="0" w:after="0" w:line="240" w:lineRule="auto"/>
        <w:rPr>
          <w:lang w:val="en-US"/>
        </w:rPr>
      </w:pPr>
    </w:p>
    <w:p w:rsidR="00E44257" w:rsidRDefault="00442E9B" w:rsidP="00E44257">
      <w:pPr>
        <w:spacing w:before="0" w:after="0" w:line="240" w:lineRule="auto"/>
      </w:pPr>
      <w:r>
        <w:rPr>
          <w:rFonts w:ascii="Consolas" w:hAnsi="Consolas" w:cs="Consolas"/>
          <w:noProof/>
          <w:color w:val="2B91AF"/>
          <w:sz w:val="19"/>
          <w:szCs w:val="19"/>
          <w:highlight w:val="white"/>
          <w:lang w:eastAsia="it-IT"/>
        </w:rPr>
        <w:drawing>
          <wp:inline distT="0" distB="0" distL="0" distR="0" wp14:anchorId="1792CA39" wp14:editId="75649DA2">
            <wp:extent cx="6115050" cy="2647950"/>
            <wp:effectExtent l="0" t="0" r="0" b="0"/>
            <wp:docPr id="6" name="Immagine 6" descr="C:\Users\Eidos\AppData\Local\Microsoft\Windows\INetCache\Content.Word\FlyController - Metadata Bui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idos\AppData\Local\Microsoft\Windows\INetCache\Content.Word\FlyController - Metadata Build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p>
    <w:p w:rsidR="00442E9B" w:rsidRDefault="00442E9B" w:rsidP="00E44257">
      <w:pPr>
        <w:spacing w:before="0" w:after="0" w:line="240" w:lineRule="auto"/>
      </w:pPr>
    </w:p>
    <w:p w:rsidR="009909D6" w:rsidRDefault="009909D6" w:rsidP="00E44257">
      <w:pPr>
        <w:spacing w:before="0" w:after="0" w:line="240" w:lineRule="auto"/>
        <w:rPr>
          <w:rStyle w:val="hps"/>
          <w:lang w:val="en"/>
        </w:rPr>
      </w:pPr>
    </w:p>
    <w:p w:rsidR="00442E9B" w:rsidRPr="00E92FB3" w:rsidDel="001B3CE9" w:rsidRDefault="001B3CE9" w:rsidP="00E44257">
      <w:pPr>
        <w:spacing w:before="0" w:after="0" w:line="240" w:lineRule="auto"/>
        <w:rPr>
          <w:del w:id="329" w:author="Roberto Pompei" w:date="2015-01-14T11:00:00Z"/>
          <w:lang w:val="en-US"/>
        </w:rPr>
      </w:pPr>
      <w:ins w:id="330" w:author="Roberto Pompei" w:date="2015-01-14T11:00:00Z">
        <w:r w:rsidRPr="001B3CE9">
          <w:rPr>
            <w:rStyle w:val="hps"/>
            <w:lang w:val="en"/>
          </w:rPr>
          <w:t>This image shows how the objects were extended</w:t>
        </w:r>
      </w:ins>
      <w:ins w:id="331" w:author="Roberto Pompei" w:date="2015-01-14T11:01:00Z">
        <w:r>
          <w:rPr>
            <w:rStyle w:val="hps"/>
            <w:lang w:val="en"/>
          </w:rPr>
          <w:t xml:space="preserve">, adding to the </w:t>
        </w:r>
      </w:ins>
      <w:ins w:id="332" w:author="Roberto Pompei" w:date="2015-01-14T11:02:00Z">
        <w:r>
          <w:rPr>
            <w:rStyle w:val="hps"/>
            <w:lang w:val="en"/>
          </w:rPr>
          <w:t>list of datastructure only ConceptObjectImpl.</w:t>
        </w:r>
      </w:ins>
      <w:del w:id="333" w:author="Roberto Pompei" w:date="2015-01-14T11:00:00Z">
        <w:r w:rsidR="00B34BDE" w:rsidDel="001B3CE9">
          <w:rPr>
            <w:rStyle w:val="hps"/>
            <w:lang w:val="en"/>
          </w:rPr>
          <w:delText>In the image</w:delText>
        </w:r>
        <w:r w:rsidR="00B34BDE" w:rsidDel="001B3CE9">
          <w:rPr>
            <w:lang w:val="en"/>
          </w:rPr>
          <w:delText xml:space="preserve"> </w:delText>
        </w:r>
        <w:r w:rsidR="00B34BDE" w:rsidDel="001B3CE9">
          <w:rPr>
            <w:rStyle w:val="hps"/>
            <w:lang w:val="en"/>
          </w:rPr>
          <w:delText>we can see</w:delText>
        </w:r>
        <w:r w:rsidR="00B34BDE" w:rsidDel="001B3CE9">
          <w:rPr>
            <w:lang w:val="en"/>
          </w:rPr>
          <w:delText xml:space="preserve"> </w:delText>
        </w:r>
        <w:r w:rsidR="00B34BDE" w:rsidDel="001B3CE9">
          <w:rPr>
            <w:rStyle w:val="hps"/>
            <w:lang w:val="en"/>
          </w:rPr>
          <w:delText>how they were</w:delText>
        </w:r>
        <w:r w:rsidR="00B34BDE" w:rsidDel="001B3CE9">
          <w:rPr>
            <w:lang w:val="en"/>
          </w:rPr>
          <w:delText xml:space="preserve"> </w:delText>
        </w:r>
        <w:r w:rsidR="00B34BDE" w:rsidDel="001B3CE9">
          <w:rPr>
            <w:rStyle w:val="hps"/>
            <w:lang w:val="en"/>
          </w:rPr>
          <w:delText>extended</w:delText>
        </w:r>
        <w:r w:rsidR="00B34BDE" w:rsidDel="001B3CE9">
          <w:rPr>
            <w:lang w:val="en"/>
          </w:rPr>
          <w:delText xml:space="preserve"> </w:delText>
        </w:r>
        <w:r w:rsidR="00B34BDE" w:rsidDel="001B3CE9">
          <w:rPr>
            <w:rStyle w:val="hps"/>
            <w:lang w:val="en"/>
          </w:rPr>
          <w:delText>objects</w:delText>
        </w:r>
      </w:del>
    </w:p>
    <w:p w:rsidR="00442E9B" w:rsidRPr="00442E9B" w:rsidRDefault="00442E9B" w:rsidP="001C147A">
      <w:pPr>
        <w:pStyle w:val="Paragrafoelenco"/>
        <w:numPr>
          <w:ilvl w:val="0"/>
          <w:numId w:val="22"/>
        </w:numPr>
        <w:spacing w:before="0" w:after="0" w:line="240" w:lineRule="auto"/>
        <w:rPr>
          <w:rFonts w:ascii="Consolas" w:hAnsi="Consolas" w:cs="Consolas"/>
          <w:color w:val="2B91AF"/>
          <w:sz w:val="19"/>
          <w:szCs w:val="19"/>
        </w:rPr>
      </w:pPr>
      <w:r w:rsidRPr="00442E9B">
        <w:rPr>
          <w:rFonts w:ascii="Consolas" w:hAnsi="Consolas" w:cs="Consolas"/>
          <w:color w:val="2B91AF"/>
          <w:sz w:val="19"/>
          <w:szCs w:val="19"/>
          <w:highlight w:val="white"/>
        </w:rPr>
        <w:t>ConceptMutableCore</w:t>
      </w:r>
    </w:p>
    <w:p w:rsidR="00442E9B" w:rsidRPr="00442E9B" w:rsidRDefault="00442E9B" w:rsidP="001C147A">
      <w:pPr>
        <w:pStyle w:val="Paragrafoelenco"/>
        <w:numPr>
          <w:ilvl w:val="0"/>
          <w:numId w:val="22"/>
        </w:numPr>
        <w:spacing w:before="0" w:after="0" w:line="240" w:lineRule="auto"/>
        <w:rPr>
          <w:rFonts w:ascii="Consolas" w:hAnsi="Consolas" w:cs="Consolas"/>
          <w:color w:val="2B91AF"/>
          <w:sz w:val="19"/>
          <w:szCs w:val="19"/>
        </w:rPr>
      </w:pPr>
      <w:r w:rsidRPr="00442E9B">
        <w:rPr>
          <w:rFonts w:ascii="Consolas" w:hAnsi="Consolas" w:cs="Consolas"/>
          <w:color w:val="2B91AF"/>
          <w:sz w:val="19"/>
          <w:szCs w:val="19"/>
          <w:highlight w:val="white"/>
        </w:rPr>
        <w:t>DataStructureMutableCore</w:t>
      </w:r>
    </w:p>
    <w:p w:rsidR="00442E9B" w:rsidRDefault="00442E9B" w:rsidP="00E44257">
      <w:pPr>
        <w:spacing w:before="0" w:after="0" w:line="240" w:lineRule="auto"/>
      </w:pPr>
    </w:p>
    <w:p w:rsidR="00AE2470" w:rsidRPr="00E92FB3" w:rsidDel="001B3CE9" w:rsidRDefault="00AE2470" w:rsidP="00AE2470">
      <w:pPr>
        <w:rPr>
          <w:del w:id="334" w:author="Roberto Pompei" w:date="2015-01-14T11:02:00Z"/>
          <w:lang w:val="en-US"/>
        </w:rPr>
      </w:pPr>
      <w:del w:id="335" w:author="Roberto Pompei" w:date="2015-01-14T11:02:00Z">
        <w:r w:rsidRPr="00E92FB3" w:rsidDel="001B3CE9">
          <w:rPr>
            <w:lang w:val="en-US"/>
          </w:rPr>
          <w:delText>Adding to the list of datastructure only ConceptObjectImpl.</w:delText>
        </w:r>
      </w:del>
    </w:p>
    <w:p w:rsidR="00AE2470" w:rsidRPr="00E92FB3" w:rsidRDefault="001B3CE9" w:rsidP="00AE2470">
      <w:pPr>
        <w:rPr>
          <w:lang w:val="en-US"/>
        </w:rPr>
      </w:pPr>
      <w:ins w:id="336" w:author="Roberto Pompei" w:date="2015-01-14T11:16:00Z">
        <w:r w:rsidRPr="001B3CE9">
          <w:rPr>
            <w:lang w:val="en-US"/>
          </w:rPr>
          <w:t>In the ConceptMutableCore was added a types differentiation. Each concept type implements its specific class with their own properties</w:t>
        </w:r>
      </w:ins>
      <w:del w:id="337" w:author="Roberto Pompei" w:date="2015-01-14T11:16:00Z">
        <w:r w:rsidR="00AE2470" w:rsidRPr="00E92FB3" w:rsidDel="001B3CE9">
          <w:rPr>
            <w:lang w:val="en-US"/>
          </w:rPr>
          <w:delText>For ConceptMutableCore, instead, we added a clear differentiation of types and each type of concept implements its specific class with their own properties</w:delText>
        </w:r>
      </w:del>
      <w:r w:rsidR="00AE2470" w:rsidRPr="00E92FB3">
        <w:rPr>
          <w:lang w:val="en-US"/>
        </w:rPr>
        <w:t>.</w:t>
      </w:r>
    </w:p>
    <w:p w:rsidR="00AE2470" w:rsidRPr="00E92FB3" w:rsidRDefault="00987C35" w:rsidP="00AE2470">
      <w:pPr>
        <w:rPr>
          <w:lang w:val="en-US"/>
        </w:rPr>
      </w:pPr>
      <w:ins w:id="338" w:author="Roberto Pompei" w:date="2015-01-14T11:38:00Z">
        <w:r>
          <w:rPr>
            <w:u w:val="single"/>
            <w:lang w:val="en-US"/>
          </w:rPr>
          <w:t xml:space="preserve">The </w:t>
        </w:r>
      </w:ins>
      <w:ins w:id="339" w:author="Roberto Pompei" w:date="2015-01-14T11:39:00Z">
        <w:r w:rsidRPr="00987C35">
          <w:rPr>
            <w:u w:val="single"/>
            <w:lang w:val="en-US"/>
          </w:rPr>
          <w:t>implements properties useful to define the attribute type. The attribute type can be FLAG, OBS_VALUE or integrated methods that derive from DimensionReference when AttributeAttachmentLevelType is a  DimensionGroup type</w:t>
        </w:r>
      </w:ins>
      <w:del w:id="340" w:author="Roberto Pompei" w:date="2015-01-14T11:39:00Z">
        <w:r w:rsidR="00AE2470" w:rsidRPr="00E92FB3" w:rsidDel="00987C35">
          <w:rPr>
            <w:u w:val="single"/>
            <w:lang w:val="en-US"/>
          </w:rPr>
          <w:delText>AttributeConcept</w:delText>
        </w:r>
        <w:r w:rsidR="00AE2470" w:rsidRPr="00E92FB3" w:rsidDel="00987C35">
          <w:rPr>
            <w:lang w:val="en-US"/>
          </w:rPr>
          <w:delText xml:space="preserve"> implements properties that understand whether it is an attribute of type FLAG or type OBS_VALUE or integrated methods that derive from DimensionReference when AttributeAttachmentLevelType is type of DimensionGroup</w:delText>
        </w:r>
      </w:del>
      <w:r w:rsidR="00AE2470" w:rsidRPr="00E92FB3">
        <w:rPr>
          <w:lang w:val="en-US"/>
        </w:rPr>
        <w:t xml:space="preserve"> .</w:t>
      </w:r>
    </w:p>
    <w:p w:rsidR="00AE2470" w:rsidRPr="00E92FB3" w:rsidRDefault="00E0453D" w:rsidP="00AE2470">
      <w:pPr>
        <w:rPr>
          <w:lang w:val="en-US"/>
        </w:rPr>
      </w:pPr>
      <w:ins w:id="341" w:author="Roberto Pompei" w:date="2015-01-14T11:48:00Z">
        <w:r>
          <w:rPr>
            <w:u w:val="single"/>
            <w:lang w:val="en-US"/>
          </w:rPr>
          <w:t xml:space="preserve">The </w:t>
        </w:r>
      </w:ins>
      <w:r w:rsidR="00AE2470" w:rsidRPr="00E92FB3">
        <w:rPr>
          <w:u w:val="single"/>
          <w:lang w:val="en-US"/>
        </w:rPr>
        <w:t>DimensionConcept</w:t>
      </w:r>
      <w:r w:rsidR="00AE2470" w:rsidRPr="00E92FB3">
        <w:rPr>
          <w:lang w:val="en-US"/>
        </w:rPr>
        <w:t xml:space="preserve"> </w:t>
      </w:r>
      <w:ins w:id="342" w:author="Roberto Pompei" w:date="2015-01-14T11:48:00Z">
        <w:r w:rsidRPr="00E0453D">
          <w:rPr>
            <w:lang w:val="en-US"/>
          </w:rPr>
          <w:t>detects the dimension. The dimension can be "dimension of frequency" or "dimension of Time". The DimensionConcept renames the concepts if the concept name deriving from database is different from SDMX standard.</w:t>
        </w:r>
      </w:ins>
      <w:del w:id="343" w:author="Roberto Pompei" w:date="2015-01-14T11:48:00Z">
        <w:r w:rsidR="00AE2470" w:rsidRPr="00E92FB3" w:rsidDel="00E0453D">
          <w:rPr>
            <w:lang w:val="en-US"/>
          </w:rPr>
          <w:delText>identify the dimension and differ in "dimension of frequency" or "dimension of Time" and have an internal logic to rename these concepts when their names taken from the database are not like SDMX standard</w:delText>
        </w:r>
      </w:del>
      <w:r w:rsidR="00AE2470" w:rsidRPr="00E92FB3">
        <w:rPr>
          <w:lang w:val="en-US"/>
        </w:rPr>
        <w:t>.</w:t>
      </w:r>
    </w:p>
    <w:p w:rsidR="00AE2470" w:rsidRPr="00E92FB3" w:rsidRDefault="00AE2470" w:rsidP="00AE2470">
      <w:pPr>
        <w:rPr>
          <w:lang w:val="en-US"/>
        </w:rPr>
      </w:pPr>
      <w:r w:rsidRPr="00E92FB3">
        <w:rPr>
          <w:u w:val="single"/>
          <w:lang w:val="en-US"/>
        </w:rPr>
        <w:t>SpecialConcept</w:t>
      </w:r>
      <w:r w:rsidRPr="00E92FB3">
        <w:rPr>
          <w:lang w:val="en-US"/>
        </w:rPr>
        <w:t>, are not real concepts, but are created for building Codelists Constrain also different for types of requests:</w:t>
      </w:r>
    </w:p>
    <w:p w:rsidR="00AE2470" w:rsidRPr="00E92FB3" w:rsidRDefault="00AE2470" w:rsidP="00AE2470">
      <w:pPr>
        <w:pStyle w:val="Paragrafoelenco"/>
        <w:numPr>
          <w:ilvl w:val="0"/>
          <w:numId w:val="34"/>
        </w:numPr>
        <w:rPr>
          <w:lang w:val="en-US"/>
        </w:rPr>
      </w:pPr>
      <w:r w:rsidRPr="00E92FB3">
        <w:rPr>
          <w:lang w:val="en-US"/>
        </w:rPr>
        <w:t>CL_TIME_PERIOD request of codelist constrain CL_TIME_PERIOD with AgengcyID = MA</w:t>
      </w:r>
    </w:p>
    <w:p w:rsidR="00AE2470" w:rsidRPr="00E92FB3" w:rsidRDefault="00AE2470" w:rsidP="00AE2470">
      <w:pPr>
        <w:pStyle w:val="Paragrafoelenco"/>
        <w:rPr>
          <w:lang w:val="en-US"/>
        </w:rPr>
      </w:pPr>
      <w:r w:rsidRPr="00E92FB3">
        <w:rPr>
          <w:lang w:val="en-US"/>
        </w:rPr>
        <w:t>Return to the start date and the end date of the dataset required</w:t>
      </w:r>
    </w:p>
    <w:p w:rsidR="00AE2470" w:rsidRPr="00E92FB3" w:rsidRDefault="00AE2470" w:rsidP="00AE2470">
      <w:pPr>
        <w:pStyle w:val="Paragrafoelenco"/>
        <w:rPr>
          <w:lang w:val="en-US"/>
        </w:rPr>
      </w:pPr>
    </w:p>
    <w:p w:rsidR="00AE2470" w:rsidRPr="00E92FB3" w:rsidRDefault="00AE2470" w:rsidP="00AE2470">
      <w:pPr>
        <w:pStyle w:val="Paragrafoelenco"/>
        <w:numPr>
          <w:ilvl w:val="0"/>
          <w:numId w:val="34"/>
        </w:numPr>
        <w:rPr>
          <w:lang w:val="en-US"/>
        </w:rPr>
      </w:pPr>
      <w:r w:rsidRPr="00E92FB3">
        <w:rPr>
          <w:lang w:val="en-US"/>
        </w:rPr>
        <w:t>CL_COUNT request of codelist constrain CL_COUNT with AgengcyID = MA</w:t>
      </w:r>
    </w:p>
    <w:p w:rsidR="00AE2470" w:rsidRPr="00E92FB3" w:rsidRDefault="00AE2470" w:rsidP="00AE2470">
      <w:pPr>
        <w:pStyle w:val="Paragrafoelenco"/>
        <w:rPr>
          <w:lang w:val="en-US"/>
        </w:rPr>
      </w:pPr>
      <w:r w:rsidRPr="00E92FB3">
        <w:rPr>
          <w:lang w:val="en-US"/>
        </w:rPr>
        <w:t>Returns the number of observations for a given dataset</w:t>
      </w:r>
    </w:p>
    <w:p w:rsidR="00AE2470" w:rsidRPr="00E92FB3" w:rsidRDefault="00AE2470" w:rsidP="00AE2470">
      <w:pPr>
        <w:pStyle w:val="Paragrafoelenco"/>
        <w:rPr>
          <w:lang w:val="en-US"/>
        </w:rPr>
      </w:pPr>
    </w:p>
    <w:p w:rsidR="00AE2470" w:rsidRPr="00E92FB3" w:rsidRDefault="00AE2470" w:rsidP="00AE2470">
      <w:pPr>
        <w:pStyle w:val="Paragrafoelenco"/>
        <w:numPr>
          <w:ilvl w:val="0"/>
          <w:numId w:val="34"/>
        </w:numPr>
        <w:rPr>
          <w:lang w:val="en-US"/>
        </w:rPr>
      </w:pPr>
      <w:r w:rsidRPr="00E92FB3">
        <w:rPr>
          <w:lang w:val="en-US"/>
        </w:rPr>
        <w:t>CL_CONTRAINED request of codelist constrain</w:t>
      </w:r>
    </w:p>
    <w:p w:rsidR="0061224B" w:rsidRDefault="00AE2470" w:rsidP="00AE2470">
      <w:pPr>
        <w:pStyle w:val="Paragrafoelenco"/>
        <w:rPr>
          <w:ins w:id="344" w:author="Gino Mascotti" w:date="2015-06-09T11:05:00Z"/>
          <w:lang w:val="en-US"/>
        </w:rPr>
      </w:pPr>
      <w:r w:rsidRPr="00E92FB3">
        <w:rPr>
          <w:lang w:val="en-US"/>
        </w:rPr>
        <w:t>If prompted for a Codelist Constrain not only from dataflow but also from other CodeItem other codelist</w:t>
      </w:r>
    </w:p>
    <w:p w:rsidR="0061224B" w:rsidRDefault="0061224B" w:rsidP="00AE2470">
      <w:pPr>
        <w:pStyle w:val="Paragrafoelenco"/>
        <w:rPr>
          <w:ins w:id="345" w:author="Gino Mascotti" w:date="2015-06-09T11:05:00Z"/>
          <w:lang w:val="en-US"/>
        </w:rPr>
      </w:pPr>
    </w:p>
    <w:p w:rsidR="0061224B" w:rsidRDefault="0061224B" w:rsidP="00AE2470">
      <w:pPr>
        <w:pStyle w:val="Paragrafoelenco"/>
        <w:rPr>
          <w:ins w:id="346" w:author="Gino Mascotti" w:date="2015-06-09T11:05:00Z"/>
          <w:lang w:val="en-US"/>
        </w:rPr>
      </w:pPr>
    </w:p>
    <w:p w:rsidR="00C922FB" w:rsidRPr="00E92FB3" w:rsidRDefault="00C922FB" w:rsidP="00AE2470">
      <w:pPr>
        <w:pStyle w:val="Paragrafoelenco"/>
        <w:rPr>
          <w:lang w:val="en-US"/>
        </w:rPr>
      </w:pPr>
      <w:r w:rsidRPr="00E92FB3">
        <w:rPr>
          <w:lang w:val="en-US"/>
        </w:rPr>
        <w:br w:type="page"/>
      </w:r>
    </w:p>
    <w:p w:rsidR="00D05C75" w:rsidRDefault="00D05C75" w:rsidP="00E44257">
      <w:pPr>
        <w:pStyle w:val="Sottotitolo"/>
        <w:spacing w:after="0"/>
      </w:pPr>
      <w:r>
        <w:lastRenderedPageBreak/>
        <w:t>Data Objects</w:t>
      </w:r>
    </w:p>
    <w:p w:rsidR="00281AA3" w:rsidRPr="00281AA3" w:rsidRDefault="00281AA3" w:rsidP="00281AA3"/>
    <w:p w:rsidR="00E44257" w:rsidRDefault="00495781" w:rsidP="00E44257">
      <w:pPr>
        <w:spacing w:before="0" w:after="0" w:line="240" w:lineRule="auto"/>
      </w:pPr>
      <w:r>
        <w:pict>
          <v:shape id="_x0000_i1034" type="#_x0000_t75" style="width:481.75pt;height:252.4pt">
            <v:imagedata r:id="rId21" o:title="FlyController - Object"/>
          </v:shape>
        </w:pict>
      </w:r>
    </w:p>
    <w:p w:rsidR="00E44257" w:rsidRDefault="00E44257" w:rsidP="00E44257">
      <w:pPr>
        <w:spacing w:before="0" w:after="0" w:line="240" w:lineRule="auto"/>
      </w:pPr>
    </w:p>
    <w:p w:rsidR="00AE2470" w:rsidRPr="00E92FB3" w:rsidRDefault="00AE2470" w:rsidP="00AE2470">
      <w:pPr>
        <w:rPr>
          <w:lang w:val="en-US"/>
        </w:rPr>
      </w:pPr>
      <w:del w:id="347" w:author="Roberto Pompei" w:date="2015-01-14T11:51:00Z">
        <w:r w:rsidRPr="00E92FB3" w:rsidDel="00573E39">
          <w:rPr>
            <w:lang w:val="en-US"/>
          </w:rPr>
          <w:delText>In the image you can see</w:delText>
        </w:r>
      </w:del>
      <w:ins w:id="348" w:author="Roberto Pompei" w:date="2015-01-14T11:51:00Z">
        <w:r w:rsidR="00573E39">
          <w:rPr>
            <w:lang w:val="en-US"/>
          </w:rPr>
          <w:t>The image shows</w:t>
        </w:r>
      </w:ins>
      <w:r w:rsidRPr="00E92FB3">
        <w:rPr>
          <w:lang w:val="en-US"/>
        </w:rPr>
        <w:t xml:space="preserve"> the three groups of basic objects for data recovery.</w:t>
      </w:r>
    </w:p>
    <w:p w:rsidR="00AE2470" w:rsidRPr="00E92FB3" w:rsidRDefault="00AE2470" w:rsidP="00AE2470">
      <w:pPr>
        <w:rPr>
          <w:lang w:val="en-US"/>
        </w:rPr>
      </w:pPr>
      <w:r w:rsidRPr="00E92FB3">
        <w:rPr>
          <w:lang w:val="en-US"/>
        </w:rPr>
        <w:t xml:space="preserve">All these objects are shared between the FlyEngine, and FlyMapping implementations </w:t>
      </w:r>
    </w:p>
    <w:p w:rsidR="00AE2470" w:rsidRPr="00E92FB3" w:rsidRDefault="00AE2470" w:rsidP="00AE2470">
      <w:pPr>
        <w:rPr>
          <w:lang w:val="en-US"/>
        </w:rPr>
      </w:pPr>
      <w:r w:rsidRPr="00E92FB3">
        <w:rPr>
          <w:lang w:val="en-US"/>
        </w:rPr>
        <w:t xml:space="preserve">In </w:t>
      </w:r>
      <w:r w:rsidRPr="00E92FB3">
        <w:rPr>
          <w:u w:val="single"/>
          <w:lang w:val="en-US"/>
        </w:rPr>
        <w:t>Groups</w:t>
      </w:r>
      <w:r w:rsidRPr="00E92FB3">
        <w:rPr>
          <w:lang w:val="en-US"/>
        </w:rPr>
        <w:t xml:space="preserve"> there are classes for the recovery of the groups to be included in DataMessage</w:t>
      </w:r>
    </w:p>
    <w:p w:rsidR="00AE2470" w:rsidRPr="00E92FB3" w:rsidRDefault="00AE2470" w:rsidP="00AE2470">
      <w:pPr>
        <w:rPr>
          <w:lang w:val="en-US"/>
        </w:rPr>
      </w:pPr>
      <w:r w:rsidRPr="00E92FB3">
        <w:rPr>
          <w:lang w:val="en-US"/>
        </w:rPr>
        <w:t xml:space="preserve">In </w:t>
      </w:r>
      <w:r w:rsidRPr="00E92FB3">
        <w:rPr>
          <w:u w:val="single"/>
          <w:lang w:val="en-US"/>
        </w:rPr>
        <w:t>Data</w:t>
      </w:r>
      <w:r w:rsidRPr="00E92FB3">
        <w:rPr>
          <w:lang w:val="en-US"/>
        </w:rPr>
        <w:t xml:space="preserve"> there are the classes that are used by FlyEngine to scroll the table of data that </w:t>
      </w:r>
      <w:del w:id="349" w:author="Roberto Pompei" w:date="2015-01-14T11:51:00Z">
        <w:r w:rsidRPr="00E92FB3" w:rsidDel="00573E39">
          <w:rPr>
            <w:lang w:val="en-US"/>
          </w:rPr>
          <w:delText xml:space="preserve">comes </w:delText>
        </w:r>
      </w:del>
      <w:ins w:id="350" w:author="Roberto Pompei" w:date="2015-01-14T11:51:00Z">
        <w:r w:rsidR="00573E39">
          <w:rPr>
            <w:lang w:val="en-US"/>
          </w:rPr>
          <w:t>derives</w:t>
        </w:r>
        <w:r w:rsidR="00573E39" w:rsidRPr="00E92FB3">
          <w:rPr>
            <w:lang w:val="en-US"/>
          </w:rPr>
          <w:t xml:space="preserve"> </w:t>
        </w:r>
      </w:ins>
      <w:r w:rsidRPr="00E92FB3">
        <w:rPr>
          <w:lang w:val="en-US"/>
        </w:rPr>
        <w:t>from the FlyMapping implementations.</w:t>
      </w:r>
    </w:p>
    <w:p w:rsidR="00670546" w:rsidRPr="00E92FB3" w:rsidRDefault="00AE2470" w:rsidP="00AE2470">
      <w:pPr>
        <w:rPr>
          <w:lang w:val="en-US"/>
        </w:rPr>
      </w:pPr>
      <w:r w:rsidRPr="00E92FB3">
        <w:rPr>
          <w:lang w:val="en-US"/>
        </w:rPr>
        <w:t xml:space="preserve">In </w:t>
      </w:r>
      <w:r w:rsidRPr="00E92FB3">
        <w:rPr>
          <w:u w:val="single"/>
          <w:lang w:val="en-US"/>
        </w:rPr>
        <w:t>WhereCondition Parsing</w:t>
      </w:r>
      <w:r w:rsidRPr="00E92FB3">
        <w:rPr>
          <w:lang w:val="en-US"/>
        </w:rPr>
        <w:t xml:space="preserve"> </w:t>
      </w:r>
      <w:ins w:id="351" w:author="Roberto Pompei" w:date="2015-01-14T11:56:00Z">
        <w:r w:rsidR="00573E39" w:rsidRPr="00573E39">
          <w:rPr>
            <w:lang w:val="en-US"/>
          </w:rPr>
          <w:t>there are classes that transform the query parsing in the WhereCondition to be passed at StoreProcedure that takes data from the Database</w:t>
        </w:r>
        <w:r w:rsidR="00573E39" w:rsidRPr="00573E39" w:rsidDel="00573E39">
          <w:rPr>
            <w:lang w:val="en-US"/>
          </w:rPr>
          <w:t xml:space="preserve"> </w:t>
        </w:r>
      </w:ins>
      <w:del w:id="352" w:author="Roberto Pompei" w:date="2015-01-14T11:56:00Z">
        <w:r w:rsidRPr="00E92FB3" w:rsidDel="00573E39">
          <w:rPr>
            <w:lang w:val="en-US"/>
          </w:rPr>
          <w:delText>there are classes that deal with transforming the parsing of the query in the WhereCondition to be passed at StoreProcedure with task of taking data from the Database</w:delText>
        </w:r>
      </w:del>
      <w:r w:rsidR="00670546" w:rsidRPr="00E92FB3">
        <w:rPr>
          <w:lang w:val="en-US"/>
        </w:rPr>
        <w:br w:type="page"/>
      </w:r>
    </w:p>
    <w:p w:rsidR="000E7C20" w:rsidRPr="00E92FB3" w:rsidRDefault="000E7C20" w:rsidP="000E7C20">
      <w:pPr>
        <w:pStyle w:val="Sottotitolo"/>
        <w:spacing w:after="0"/>
        <w:rPr>
          <w:lang w:val="en-US"/>
        </w:rPr>
      </w:pPr>
      <w:r w:rsidRPr="00E92FB3">
        <w:rPr>
          <w:lang w:val="en-US"/>
        </w:rPr>
        <w:lastRenderedPageBreak/>
        <w:t>Error Management</w:t>
      </w:r>
    </w:p>
    <w:p w:rsidR="009909D6" w:rsidRDefault="009909D6" w:rsidP="000E7C20">
      <w:pPr>
        <w:autoSpaceDE w:val="0"/>
        <w:autoSpaceDN w:val="0"/>
        <w:adjustRightInd w:val="0"/>
        <w:spacing w:before="0" w:after="0" w:line="240" w:lineRule="auto"/>
        <w:rPr>
          <w:rStyle w:val="hps"/>
          <w:lang w:val="en"/>
        </w:rPr>
      </w:pPr>
    </w:p>
    <w:p w:rsidR="004A49DF" w:rsidRDefault="004A49DF" w:rsidP="000E7C20">
      <w:pPr>
        <w:autoSpaceDE w:val="0"/>
        <w:autoSpaceDN w:val="0"/>
        <w:adjustRightInd w:val="0"/>
        <w:spacing w:before="0" w:after="0" w:line="240" w:lineRule="auto"/>
        <w:rPr>
          <w:lang w:val="en"/>
        </w:rPr>
      </w:pPr>
      <w:r>
        <w:rPr>
          <w:rStyle w:val="hps"/>
          <w:lang w:val="en"/>
        </w:rPr>
        <w:t>In</w:t>
      </w:r>
      <w:r>
        <w:rPr>
          <w:lang w:val="en"/>
        </w:rPr>
        <w:t xml:space="preserve"> </w:t>
      </w:r>
      <w:r>
        <w:rPr>
          <w:rStyle w:val="hps"/>
          <w:lang w:val="en"/>
        </w:rPr>
        <w:t>namespace</w:t>
      </w:r>
      <w:r>
        <w:rPr>
          <w:lang w:val="en"/>
        </w:rPr>
        <w:t xml:space="preserve"> </w:t>
      </w:r>
      <w:r>
        <w:rPr>
          <w:rStyle w:val="hps"/>
          <w:lang w:val="en"/>
        </w:rPr>
        <w:t>FlyController.Model.Error</w:t>
      </w:r>
      <w:r>
        <w:rPr>
          <w:lang w:val="en"/>
        </w:rPr>
        <w:t xml:space="preserve"> </w:t>
      </w:r>
      <w:r>
        <w:rPr>
          <w:rStyle w:val="hps"/>
          <w:lang w:val="en"/>
        </w:rPr>
        <w:t>there are</w:t>
      </w:r>
      <w:r>
        <w:rPr>
          <w:lang w:val="en"/>
        </w:rPr>
        <w:t xml:space="preserve"> </w:t>
      </w:r>
      <w:r>
        <w:rPr>
          <w:rStyle w:val="hps"/>
          <w:lang w:val="en"/>
        </w:rPr>
        <w:t>objects</w:t>
      </w:r>
      <w:r>
        <w:rPr>
          <w:lang w:val="en"/>
        </w:rPr>
        <w:t xml:space="preserve"> </w:t>
      </w:r>
      <w:r>
        <w:rPr>
          <w:rStyle w:val="hps"/>
          <w:lang w:val="en"/>
        </w:rPr>
        <w:t>that manage</w:t>
      </w:r>
      <w:r>
        <w:rPr>
          <w:lang w:val="en"/>
        </w:rPr>
        <w:t xml:space="preserve"> </w:t>
      </w:r>
      <w:r>
        <w:rPr>
          <w:rStyle w:val="hps"/>
          <w:lang w:val="en"/>
        </w:rPr>
        <w:t>exceptions</w:t>
      </w:r>
      <w:r>
        <w:rPr>
          <w:lang w:val="en"/>
        </w:rPr>
        <w:t xml:space="preserve"> </w:t>
      </w:r>
      <w:r>
        <w:rPr>
          <w:rStyle w:val="hps"/>
          <w:lang w:val="en"/>
        </w:rPr>
        <w:t>throughout the application</w:t>
      </w:r>
      <w:r>
        <w:rPr>
          <w:lang w:val="en"/>
        </w:rPr>
        <w:t xml:space="preserve">. </w:t>
      </w:r>
      <w:r>
        <w:rPr>
          <w:rStyle w:val="hps"/>
          <w:lang w:val="en"/>
        </w:rPr>
        <w:t>Errors can be</w:t>
      </w:r>
      <w:r>
        <w:rPr>
          <w:lang w:val="en"/>
        </w:rPr>
        <w:t xml:space="preserve"> </w:t>
      </w:r>
      <w:r>
        <w:rPr>
          <w:rStyle w:val="hps"/>
          <w:lang w:val="en"/>
        </w:rPr>
        <w:t>of</w:t>
      </w:r>
      <w:r>
        <w:rPr>
          <w:lang w:val="en"/>
        </w:rPr>
        <w:t xml:space="preserve"> </w:t>
      </w:r>
      <w:r>
        <w:rPr>
          <w:rStyle w:val="hps"/>
          <w:lang w:val="en"/>
        </w:rPr>
        <w:t>two</w:t>
      </w:r>
      <w:r>
        <w:rPr>
          <w:lang w:val="en"/>
        </w:rPr>
        <w:t xml:space="preserve"> </w:t>
      </w:r>
      <w:r>
        <w:rPr>
          <w:rStyle w:val="hps"/>
          <w:lang w:val="en"/>
        </w:rPr>
        <w:t>types</w:t>
      </w:r>
      <w:r>
        <w:rPr>
          <w:lang w:val="en"/>
        </w:rPr>
        <w:t xml:space="preserve">: </w:t>
      </w:r>
      <w:r>
        <w:rPr>
          <w:rStyle w:val="hps"/>
          <w:lang w:val="en"/>
        </w:rPr>
        <w:t>derived from</w:t>
      </w:r>
      <w:r>
        <w:rPr>
          <w:lang w:val="en"/>
        </w:rPr>
        <w:t xml:space="preserve"> </w:t>
      </w:r>
      <w:r>
        <w:rPr>
          <w:rStyle w:val="hps"/>
          <w:lang w:val="en"/>
        </w:rPr>
        <w:t>CommonApi</w:t>
      </w:r>
      <w:r>
        <w:rPr>
          <w:lang w:val="en"/>
        </w:rPr>
        <w:t xml:space="preserve"> </w:t>
      </w:r>
      <w:r>
        <w:rPr>
          <w:rStyle w:val="hps"/>
          <w:lang w:val="en"/>
        </w:rPr>
        <w:t>and</w:t>
      </w:r>
      <w:r>
        <w:rPr>
          <w:lang w:val="en"/>
        </w:rPr>
        <w:t xml:space="preserve"> </w:t>
      </w:r>
      <w:r>
        <w:rPr>
          <w:rStyle w:val="hps"/>
          <w:lang w:val="en"/>
        </w:rPr>
        <w:t>derived</w:t>
      </w:r>
      <w:r>
        <w:rPr>
          <w:lang w:val="en"/>
        </w:rPr>
        <w:t xml:space="preserve"> </w:t>
      </w:r>
      <w:r>
        <w:rPr>
          <w:rStyle w:val="hps"/>
          <w:lang w:val="en"/>
        </w:rPr>
        <w:t>from the system</w:t>
      </w:r>
      <w:r>
        <w:rPr>
          <w:lang w:val="en"/>
        </w:rPr>
        <w:t>.</w:t>
      </w:r>
    </w:p>
    <w:p w:rsidR="004A49DF" w:rsidRDefault="004A49DF" w:rsidP="000E7C20">
      <w:pPr>
        <w:autoSpaceDE w:val="0"/>
        <w:autoSpaceDN w:val="0"/>
        <w:adjustRightInd w:val="0"/>
        <w:spacing w:before="0" w:after="0" w:line="240" w:lineRule="auto"/>
        <w:rPr>
          <w:lang w:val="en"/>
        </w:rPr>
      </w:pPr>
      <w:r>
        <w:rPr>
          <w:lang w:val="en"/>
        </w:rPr>
        <w:br/>
      </w:r>
      <w:ins w:id="353" w:author="Roberto Pompei" w:date="2015-01-14T12:02:00Z">
        <w:r w:rsidR="0016422F" w:rsidRPr="0016422F">
          <w:rPr>
            <w:rStyle w:val="hps"/>
            <w:lang w:val="en"/>
          </w:rPr>
          <w:t>The chapter "Error Management" of "OnTheFly UserGuide" contains informations about the composition of the errors</w:t>
        </w:r>
      </w:ins>
      <w:del w:id="354" w:author="Roberto Pompei" w:date="2015-01-14T12:02:00Z">
        <w:r w:rsidDel="0016422F">
          <w:rPr>
            <w:rStyle w:val="hps"/>
            <w:lang w:val="en"/>
          </w:rPr>
          <w:delText>For more</w:delText>
        </w:r>
        <w:r w:rsidDel="0016422F">
          <w:rPr>
            <w:lang w:val="en"/>
          </w:rPr>
          <w:delText xml:space="preserve"> </w:delText>
        </w:r>
        <w:r w:rsidDel="0016422F">
          <w:rPr>
            <w:rStyle w:val="hps"/>
            <w:lang w:val="en"/>
          </w:rPr>
          <w:delText>information on the composition</w:delText>
        </w:r>
        <w:r w:rsidDel="0016422F">
          <w:rPr>
            <w:lang w:val="en"/>
          </w:rPr>
          <w:delText xml:space="preserve"> </w:delText>
        </w:r>
        <w:r w:rsidDel="0016422F">
          <w:rPr>
            <w:rStyle w:val="hps"/>
            <w:lang w:val="en"/>
          </w:rPr>
          <w:delText>of the errors</w:delText>
        </w:r>
        <w:r w:rsidDel="0016422F">
          <w:rPr>
            <w:lang w:val="en"/>
          </w:rPr>
          <w:delText xml:space="preserve"> </w:delText>
        </w:r>
        <w:r w:rsidDel="0016422F">
          <w:rPr>
            <w:rStyle w:val="hps"/>
            <w:lang w:val="en"/>
          </w:rPr>
          <w:delText>read chapter</w:delText>
        </w:r>
        <w:r w:rsidDel="0016422F">
          <w:rPr>
            <w:lang w:val="en"/>
          </w:rPr>
          <w:delText xml:space="preserve"> </w:delText>
        </w:r>
        <w:r w:rsidDel="0016422F">
          <w:rPr>
            <w:rStyle w:val="hps"/>
            <w:lang w:val="en"/>
          </w:rPr>
          <w:delText>Error</w:delText>
        </w:r>
        <w:r w:rsidDel="0016422F">
          <w:rPr>
            <w:lang w:val="en"/>
          </w:rPr>
          <w:delText xml:space="preserve"> </w:delText>
        </w:r>
        <w:r w:rsidDel="0016422F">
          <w:rPr>
            <w:rStyle w:val="hps"/>
            <w:lang w:val="en"/>
          </w:rPr>
          <w:delText>Management</w:delText>
        </w:r>
        <w:r w:rsidDel="0016422F">
          <w:rPr>
            <w:lang w:val="en"/>
          </w:rPr>
          <w:delText xml:space="preserve"> </w:delText>
        </w:r>
        <w:r w:rsidDel="0016422F">
          <w:rPr>
            <w:rStyle w:val="hps"/>
            <w:lang w:val="en"/>
          </w:rPr>
          <w:delText>in the manual "</w:delText>
        </w:r>
        <w:r w:rsidDel="0016422F">
          <w:rPr>
            <w:lang w:val="en"/>
          </w:rPr>
          <w:delText xml:space="preserve">OnTheFly </w:delText>
        </w:r>
        <w:r w:rsidDel="0016422F">
          <w:rPr>
            <w:rStyle w:val="hps"/>
            <w:lang w:val="en"/>
          </w:rPr>
          <w:delText>UserGuide</w:delText>
        </w:r>
      </w:del>
      <w:r>
        <w:rPr>
          <w:lang w:val="en"/>
        </w:rPr>
        <w:t>".</w:t>
      </w:r>
    </w:p>
    <w:p w:rsidR="004A49DF" w:rsidRDefault="004A49DF" w:rsidP="000E7C20">
      <w:pPr>
        <w:autoSpaceDE w:val="0"/>
        <w:autoSpaceDN w:val="0"/>
        <w:adjustRightInd w:val="0"/>
        <w:spacing w:before="0" w:after="0" w:line="240" w:lineRule="auto"/>
        <w:rPr>
          <w:rStyle w:val="hps"/>
          <w:lang w:val="en"/>
        </w:rPr>
      </w:pPr>
      <w:r>
        <w:rPr>
          <w:lang w:val="en"/>
        </w:rPr>
        <w:br/>
      </w:r>
      <w:ins w:id="355" w:author="Roberto Pompei" w:date="2015-01-14T12:20:00Z">
        <w:r w:rsidR="00EE1708" w:rsidRPr="00EE1708">
          <w:rPr>
            <w:rStyle w:val="hps"/>
            <w:lang w:val="en"/>
          </w:rPr>
          <w:t>To generate an exception and create a custom error message is necessary to write the following statement anywhere in the source code:</w:t>
        </w:r>
      </w:ins>
      <w:del w:id="356" w:author="Roberto Pompei" w:date="2015-01-14T12:20:00Z">
        <w:r w:rsidDel="00EE1708">
          <w:rPr>
            <w:rStyle w:val="hps"/>
            <w:lang w:val="en"/>
          </w:rPr>
          <w:delText>To generate</w:delText>
        </w:r>
        <w:r w:rsidDel="00EE1708">
          <w:rPr>
            <w:lang w:val="en"/>
          </w:rPr>
          <w:delText xml:space="preserve"> </w:delText>
        </w:r>
        <w:r w:rsidDel="00EE1708">
          <w:rPr>
            <w:rStyle w:val="hps"/>
            <w:lang w:val="en"/>
          </w:rPr>
          <w:delText>an</w:delText>
        </w:r>
        <w:r w:rsidDel="00EE1708">
          <w:rPr>
            <w:lang w:val="en"/>
          </w:rPr>
          <w:delText xml:space="preserve"> </w:delText>
        </w:r>
        <w:r w:rsidDel="00EE1708">
          <w:rPr>
            <w:rStyle w:val="hps"/>
            <w:lang w:val="en"/>
          </w:rPr>
          <w:delText>exception and</w:delText>
        </w:r>
        <w:r w:rsidDel="00EE1708">
          <w:rPr>
            <w:lang w:val="en"/>
          </w:rPr>
          <w:delText xml:space="preserve"> </w:delText>
        </w:r>
        <w:r w:rsidDel="00EE1708">
          <w:rPr>
            <w:rStyle w:val="hps"/>
            <w:lang w:val="en"/>
          </w:rPr>
          <w:delText>create your own</w:delText>
        </w:r>
        <w:r w:rsidDel="00EE1708">
          <w:rPr>
            <w:lang w:val="en"/>
          </w:rPr>
          <w:delText xml:space="preserve"> </w:delText>
        </w:r>
        <w:r w:rsidDel="00EE1708">
          <w:rPr>
            <w:rStyle w:val="hps"/>
            <w:lang w:val="en"/>
          </w:rPr>
          <w:delText>error message</w:delText>
        </w:r>
        <w:r w:rsidDel="00EE1708">
          <w:rPr>
            <w:lang w:val="en"/>
          </w:rPr>
          <w:delText xml:space="preserve"> </w:delText>
        </w:r>
        <w:r w:rsidDel="00EE1708">
          <w:rPr>
            <w:rStyle w:val="hps"/>
            <w:lang w:val="en"/>
          </w:rPr>
          <w:delText>simply write</w:delText>
        </w:r>
        <w:r w:rsidDel="00EE1708">
          <w:rPr>
            <w:lang w:val="en"/>
          </w:rPr>
          <w:delText xml:space="preserve"> </w:delText>
        </w:r>
        <w:r w:rsidDel="00EE1708">
          <w:rPr>
            <w:rStyle w:val="hps"/>
            <w:lang w:val="en"/>
          </w:rPr>
          <w:delText>anywhere in the</w:delText>
        </w:r>
        <w:r w:rsidDel="00EE1708">
          <w:rPr>
            <w:lang w:val="en"/>
          </w:rPr>
          <w:delText xml:space="preserve"> </w:delText>
        </w:r>
        <w:r w:rsidDel="00EE1708">
          <w:rPr>
            <w:rStyle w:val="hps"/>
            <w:lang w:val="en"/>
          </w:rPr>
          <w:delText>source code</w:delText>
        </w:r>
        <w:r w:rsidDel="00EE1708">
          <w:rPr>
            <w:lang w:val="en"/>
          </w:rPr>
          <w:delText xml:space="preserve"> </w:delText>
        </w:r>
        <w:r w:rsidDel="00EE1708">
          <w:rPr>
            <w:rStyle w:val="hps"/>
            <w:lang w:val="en"/>
          </w:rPr>
          <w:delText>the</w:delText>
        </w:r>
        <w:r w:rsidDel="00EE1708">
          <w:rPr>
            <w:lang w:val="en"/>
          </w:rPr>
          <w:delText xml:space="preserve"> </w:delText>
        </w:r>
        <w:r w:rsidDel="00EE1708">
          <w:rPr>
            <w:rStyle w:val="hps"/>
            <w:lang w:val="en"/>
          </w:rPr>
          <w:delText>following statement</w:delText>
        </w:r>
      </w:del>
      <w:r>
        <w:rPr>
          <w:rStyle w:val="hps"/>
          <w:lang w:val="en"/>
        </w:rPr>
        <w:t>:</w:t>
      </w:r>
    </w:p>
    <w:p w:rsidR="004A49DF" w:rsidRDefault="004A49DF" w:rsidP="000E7C20">
      <w:pPr>
        <w:autoSpaceDE w:val="0"/>
        <w:autoSpaceDN w:val="0"/>
        <w:adjustRightInd w:val="0"/>
        <w:spacing w:before="0" w:after="0" w:line="240" w:lineRule="auto"/>
        <w:rPr>
          <w:rStyle w:val="hps"/>
          <w:lang w:val="en"/>
        </w:rPr>
      </w:pPr>
    </w:p>
    <w:p w:rsidR="000E7C20" w:rsidRPr="00E92FB3" w:rsidRDefault="000E7C20" w:rsidP="000E7C20">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FF"/>
          <w:sz w:val="19"/>
          <w:szCs w:val="19"/>
          <w:highlight w:val="white"/>
          <w:lang w:val="en-US"/>
        </w:rPr>
        <w:t>throw</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SdmxException</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this</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FlyExceptionObject</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FlyExceptionTypeEnum</w:t>
      </w:r>
      <w:r w:rsidRPr="00E92FB3">
        <w:rPr>
          <w:rFonts w:ascii="Consolas" w:hAnsi="Consolas" w:cs="Consolas"/>
          <w:color w:val="000000"/>
          <w:sz w:val="19"/>
          <w:szCs w:val="19"/>
          <w:highlight w:val="white"/>
          <w:lang w:val="en-US"/>
        </w:rPr>
        <w:t>.</w:t>
      </w:r>
      <w:r w:rsidR="00670546" w:rsidRPr="00E92FB3">
        <w:rPr>
          <w:rFonts w:ascii="Consolas" w:hAnsi="Consolas" w:cs="Consolas"/>
          <w:color w:val="000000"/>
          <w:sz w:val="19"/>
          <w:szCs w:val="19"/>
          <w:highlight w:val="white"/>
          <w:lang w:val="en-US"/>
        </w:rPr>
        <w:t>InternalError</w:t>
      </w:r>
      <w:r w:rsidRPr="00E92FB3">
        <w:rPr>
          <w:rFonts w:ascii="Consolas" w:hAnsi="Consolas" w:cs="Consolas"/>
          <w:color w:val="000000"/>
          <w:sz w:val="19"/>
          <w:szCs w:val="19"/>
          <w:highlight w:val="white"/>
          <w:lang w:val="en-US"/>
        </w:rPr>
        <w:t>, ex);</w:t>
      </w:r>
    </w:p>
    <w:p w:rsidR="000E7C20" w:rsidRPr="00E92FB3" w:rsidRDefault="000E7C20" w:rsidP="000E7C20">
      <w:pPr>
        <w:autoSpaceDE w:val="0"/>
        <w:autoSpaceDN w:val="0"/>
        <w:adjustRightInd w:val="0"/>
        <w:spacing w:before="0" w:after="0" w:line="240" w:lineRule="auto"/>
        <w:rPr>
          <w:rFonts w:ascii="Consolas" w:hAnsi="Consolas" w:cs="Consolas"/>
          <w:color w:val="000000"/>
          <w:sz w:val="19"/>
          <w:szCs w:val="19"/>
          <w:highlight w:val="white"/>
          <w:lang w:val="en-US"/>
        </w:rPr>
      </w:pPr>
    </w:p>
    <w:p w:rsidR="000E7C20" w:rsidRPr="00E92FB3" w:rsidRDefault="004A49DF" w:rsidP="000E7C20">
      <w:pPr>
        <w:autoSpaceDE w:val="0"/>
        <w:autoSpaceDN w:val="0"/>
        <w:adjustRightInd w:val="0"/>
        <w:spacing w:before="0" w:after="0" w:line="240" w:lineRule="auto"/>
        <w:rPr>
          <w:lang w:val="en-US"/>
        </w:rPr>
      </w:pPr>
      <w:r w:rsidRPr="00E92FB3">
        <w:rPr>
          <w:lang w:val="en-US"/>
        </w:rPr>
        <w:t>The signature of</w:t>
      </w:r>
      <w:r w:rsidR="000E7C20" w:rsidRPr="00E92FB3">
        <w:rPr>
          <w:rFonts w:ascii="Consolas" w:hAnsi="Consolas" w:cs="Consolas"/>
          <w:color w:val="000000"/>
          <w:sz w:val="19"/>
          <w:szCs w:val="19"/>
          <w:highlight w:val="white"/>
          <w:lang w:val="en-US"/>
        </w:rPr>
        <w:t xml:space="preserve"> </w:t>
      </w:r>
      <w:r w:rsidR="000E7C20" w:rsidRPr="00E92FB3">
        <w:rPr>
          <w:rFonts w:ascii="Consolas" w:hAnsi="Consolas" w:cs="Consolas"/>
          <w:color w:val="2B91AF"/>
          <w:sz w:val="19"/>
          <w:szCs w:val="19"/>
          <w:highlight w:val="white"/>
          <w:lang w:val="en-US"/>
        </w:rPr>
        <w:t>SdmxException</w:t>
      </w:r>
      <w:r w:rsidRPr="00E92FB3">
        <w:rPr>
          <w:rFonts w:ascii="Consolas" w:hAnsi="Consolas" w:cs="Consolas"/>
          <w:color w:val="2B91AF"/>
          <w:sz w:val="19"/>
          <w:szCs w:val="19"/>
          <w:lang w:val="en-US"/>
        </w:rPr>
        <w:t xml:space="preserve"> </w:t>
      </w:r>
      <w:r w:rsidRPr="004A49DF">
        <w:rPr>
          <w:rStyle w:val="hps"/>
          <w:lang w:val="en"/>
        </w:rPr>
        <w:t>object</w:t>
      </w:r>
      <w:r w:rsidR="000E7C20" w:rsidRPr="00E92FB3">
        <w:rPr>
          <w:lang w:val="en-US"/>
        </w:rPr>
        <w:t xml:space="preserve"> </w:t>
      </w:r>
      <w:r>
        <w:rPr>
          <w:rStyle w:val="hps"/>
          <w:lang w:val="en"/>
        </w:rPr>
        <w:t xml:space="preserve">is composed </w:t>
      </w:r>
      <w:ins w:id="357" w:author="Roberto Pompei" w:date="2015-01-14T12:22:00Z">
        <w:r w:rsidR="005625FD">
          <w:rPr>
            <w:rStyle w:val="hps"/>
            <w:lang w:val="en"/>
          </w:rPr>
          <w:t>by</w:t>
        </w:r>
      </w:ins>
      <w:del w:id="358" w:author="Roberto Pompei" w:date="2015-01-14T12:22:00Z">
        <w:r w:rsidDel="005625FD">
          <w:rPr>
            <w:rStyle w:val="hps"/>
            <w:lang w:val="en"/>
          </w:rPr>
          <w:delText>of</w:delText>
        </w:r>
      </w:del>
      <w:r w:rsidR="000E7C20" w:rsidRPr="00E92FB3">
        <w:rPr>
          <w:lang w:val="en-US"/>
        </w:rPr>
        <w:t>:</w:t>
      </w:r>
    </w:p>
    <w:p w:rsidR="000E7C20" w:rsidRPr="000E7C20" w:rsidRDefault="004A49DF" w:rsidP="004A49DF">
      <w:pPr>
        <w:pStyle w:val="Paragrafoelenco"/>
        <w:numPr>
          <w:ilvl w:val="0"/>
          <w:numId w:val="24"/>
        </w:numPr>
        <w:autoSpaceDE w:val="0"/>
        <w:autoSpaceDN w:val="0"/>
        <w:adjustRightInd w:val="0"/>
        <w:spacing w:before="0" w:after="0" w:line="240" w:lineRule="auto"/>
      </w:pPr>
      <w:r w:rsidRPr="004A49DF">
        <w:t>Object that fired the error</w:t>
      </w:r>
      <w:r w:rsidR="000E7C20">
        <w:t xml:space="preserve"> </w:t>
      </w:r>
    </w:p>
    <w:p w:rsidR="000E7C20" w:rsidRPr="000E7C20" w:rsidRDefault="000E7C20" w:rsidP="001C147A">
      <w:pPr>
        <w:pStyle w:val="Paragrafoelenco"/>
        <w:numPr>
          <w:ilvl w:val="0"/>
          <w:numId w:val="24"/>
        </w:numPr>
        <w:autoSpaceDE w:val="0"/>
        <w:autoSpaceDN w:val="0"/>
        <w:adjustRightInd w:val="0"/>
        <w:spacing w:before="0" w:after="0" w:line="240" w:lineRule="auto"/>
      </w:pPr>
      <w:r w:rsidRPr="000E7C20">
        <w:t>FlyExceptionType</w:t>
      </w:r>
    </w:p>
    <w:p w:rsidR="00670546" w:rsidRDefault="004A49DF" w:rsidP="001C147A">
      <w:pPr>
        <w:pStyle w:val="Paragrafoelenco"/>
        <w:numPr>
          <w:ilvl w:val="0"/>
          <w:numId w:val="24"/>
        </w:numPr>
        <w:autoSpaceDE w:val="0"/>
        <w:autoSpaceDN w:val="0"/>
        <w:adjustRightInd w:val="0"/>
        <w:spacing w:before="0" w:after="0" w:line="240" w:lineRule="auto"/>
      </w:pPr>
      <w:r>
        <w:t>Optional Exception</w:t>
      </w:r>
    </w:p>
    <w:p w:rsidR="00670546" w:rsidRDefault="00670546" w:rsidP="00670546">
      <w:pPr>
        <w:autoSpaceDE w:val="0"/>
        <w:autoSpaceDN w:val="0"/>
        <w:adjustRightInd w:val="0"/>
        <w:spacing w:before="0" w:after="0" w:line="240" w:lineRule="auto"/>
      </w:pPr>
    </w:p>
    <w:p w:rsidR="004A49DF" w:rsidRDefault="004A49DF" w:rsidP="00670546">
      <w:pPr>
        <w:autoSpaceDE w:val="0"/>
        <w:autoSpaceDN w:val="0"/>
        <w:adjustRightInd w:val="0"/>
        <w:spacing w:before="0" w:after="0" w:line="240" w:lineRule="auto"/>
        <w:rPr>
          <w:lang w:val="en"/>
        </w:rPr>
      </w:pPr>
      <w:r w:rsidRPr="00E92FB3">
        <w:rPr>
          <w:lang w:val="en-US"/>
        </w:rPr>
        <w:t xml:space="preserve">The </w:t>
      </w:r>
      <w:r w:rsidRPr="00E92FB3">
        <w:rPr>
          <w:u w:val="single"/>
          <w:lang w:val="en-US"/>
        </w:rPr>
        <w:t>Object that fired the error</w:t>
      </w:r>
      <w:r w:rsidR="00670546" w:rsidRPr="00E92FB3">
        <w:rPr>
          <w:lang w:val="en-US"/>
        </w:rPr>
        <w:t xml:space="preserve"> </w:t>
      </w:r>
      <w:r>
        <w:rPr>
          <w:rStyle w:val="hps"/>
          <w:lang w:val="en"/>
        </w:rPr>
        <w:t>will</w:t>
      </w:r>
      <w:r>
        <w:rPr>
          <w:lang w:val="en"/>
        </w:rPr>
        <w:t xml:space="preserve"> </w:t>
      </w:r>
      <w:r>
        <w:rPr>
          <w:rStyle w:val="hps"/>
          <w:lang w:val="en"/>
        </w:rPr>
        <w:t>compose</w:t>
      </w:r>
      <w:r>
        <w:rPr>
          <w:lang w:val="en"/>
        </w:rPr>
        <w:t xml:space="preserve"> </w:t>
      </w:r>
      <w:r>
        <w:rPr>
          <w:rStyle w:val="hps"/>
          <w:lang w:val="en"/>
        </w:rPr>
        <w:t>the Source</w:t>
      </w:r>
      <w:r>
        <w:rPr>
          <w:lang w:val="en"/>
        </w:rPr>
        <w:t xml:space="preserve"> </w:t>
      </w:r>
      <w:r>
        <w:rPr>
          <w:rStyle w:val="hps"/>
          <w:lang w:val="en"/>
        </w:rPr>
        <w:t xml:space="preserve">of the </w:t>
      </w:r>
      <w:del w:id="359" w:author="Roberto Pompei" w:date="2015-01-14T12:23:00Z">
        <w:r w:rsidDel="005625FD">
          <w:rPr>
            <w:rStyle w:val="hps"/>
            <w:lang w:val="en"/>
          </w:rPr>
          <w:delText>error message</w:delText>
        </w:r>
        <w:r w:rsidDel="005625FD">
          <w:rPr>
            <w:lang w:val="en"/>
          </w:rPr>
          <w:delText xml:space="preserve"> </w:delText>
        </w:r>
        <w:r w:rsidDel="005625FD">
          <w:rPr>
            <w:rStyle w:val="hps"/>
            <w:lang w:val="en"/>
          </w:rPr>
          <w:delText>the return</w:delText>
        </w:r>
      </w:del>
      <w:ins w:id="360" w:author="Roberto Pompei" w:date="2015-01-14T12:23:00Z">
        <w:r w:rsidR="005625FD">
          <w:rPr>
            <w:rStyle w:val="hps"/>
            <w:lang w:val="en"/>
          </w:rPr>
          <w:t>returning message error</w:t>
        </w:r>
      </w:ins>
      <w:r>
        <w:rPr>
          <w:lang w:val="en"/>
        </w:rPr>
        <w:t>.</w:t>
      </w:r>
    </w:p>
    <w:p w:rsidR="00670546" w:rsidRPr="00E92FB3" w:rsidRDefault="00A716B9" w:rsidP="004A49DF">
      <w:pPr>
        <w:spacing w:before="0" w:after="0" w:line="240" w:lineRule="auto"/>
        <w:rPr>
          <w:rFonts w:ascii="Times New Roman" w:eastAsia="Times New Roman" w:hAnsi="Times New Roman" w:cs="Times New Roman"/>
          <w:sz w:val="24"/>
          <w:szCs w:val="24"/>
          <w:lang w:val="en-US" w:eastAsia="it-IT"/>
        </w:rPr>
      </w:pPr>
      <w:ins w:id="361" w:author="Roberto Pompei" w:date="2015-01-14T14:55:00Z">
        <w:r>
          <w:rPr>
            <w:lang w:val="en-US"/>
          </w:rPr>
          <w:t>U</w:t>
        </w:r>
      </w:ins>
      <w:ins w:id="362" w:author="Roberto Pompei" w:date="2015-01-14T12:28:00Z">
        <w:r w:rsidR="005625FD" w:rsidRPr="005625FD">
          <w:rPr>
            <w:lang w:val="en-US"/>
          </w:rPr>
          <w:t>sually</w:t>
        </w:r>
      </w:ins>
      <w:ins w:id="363" w:author="Roberto Pompei" w:date="2015-01-14T14:55:00Z">
        <w:r>
          <w:rPr>
            <w:lang w:val="en-US"/>
          </w:rPr>
          <w:t xml:space="preserve"> is</w:t>
        </w:r>
      </w:ins>
      <w:ins w:id="364" w:author="Roberto Pompei" w:date="2015-01-14T12:28:00Z">
        <w:r w:rsidR="005625FD" w:rsidRPr="005625FD">
          <w:rPr>
            <w:lang w:val="en-US"/>
          </w:rPr>
          <w:t xml:space="preserve"> used the </w:t>
        </w:r>
      </w:ins>
      <w:del w:id="365" w:author="Roberto Pompei" w:date="2015-01-14T12:28:00Z">
        <w:r w:rsidR="004A49DF" w:rsidRPr="00E92FB3" w:rsidDel="005625FD">
          <w:rPr>
            <w:lang w:val="en-US"/>
          </w:rPr>
          <w:delText>You will normally use</w:delText>
        </w:r>
        <w:r w:rsidR="00670546" w:rsidRPr="00E92FB3" w:rsidDel="005625FD">
          <w:rPr>
            <w:lang w:val="en-US"/>
          </w:rPr>
          <w:delText xml:space="preserve"> </w:delText>
        </w:r>
      </w:del>
      <w:r w:rsidR="00670546" w:rsidRPr="00E92FB3">
        <w:rPr>
          <w:rFonts w:ascii="Consolas" w:hAnsi="Consolas" w:cs="Consolas"/>
          <w:color w:val="0000FF"/>
          <w:sz w:val="19"/>
          <w:szCs w:val="19"/>
          <w:highlight w:val="white"/>
          <w:lang w:val="en-US"/>
        </w:rPr>
        <w:t>this</w:t>
      </w:r>
      <w:ins w:id="366" w:author="Roberto Pompei" w:date="2015-01-14T12:29:00Z">
        <w:r w:rsidR="005625FD" w:rsidRPr="005625FD">
          <w:rPr>
            <w:lang w:val="en-US"/>
          </w:rPr>
          <w:t xml:space="preserve"> command, but if it can't be used (for example if is used in a static method) is used </w:t>
        </w:r>
      </w:ins>
      <w:del w:id="367" w:author="Roberto Pompei" w:date="2015-01-14T12:29:00Z">
        <w:r w:rsidR="00670546" w:rsidRPr="00E92FB3" w:rsidDel="005625FD">
          <w:rPr>
            <w:lang w:val="en-US"/>
          </w:rPr>
          <w:delText xml:space="preserve"> </w:delText>
        </w:r>
        <w:r w:rsidR="004A49DF" w:rsidDel="005625FD">
          <w:rPr>
            <w:rStyle w:val="hps"/>
            <w:lang w:val="en"/>
          </w:rPr>
          <w:delText>if</w:delText>
        </w:r>
        <w:r w:rsidR="004A49DF" w:rsidDel="005625FD">
          <w:rPr>
            <w:lang w:val="en"/>
          </w:rPr>
          <w:delText xml:space="preserve"> </w:delText>
        </w:r>
        <w:r w:rsidR="004A49DF" w:rsidDel="005625FD">
          <w:rPr>
            <w:rStyle w:val="hps"/>
            <w:lang w:val="en"/>
          </w:rPr>
          <w:delText>this is not possible</w:delText>
        </w:r>
        <w:r w:rsidR="004A49DF" w:rsidDel="005625FD">
          <w:rPr>
            <w:lang w:val="en"/>
          </w:rPr>
          <w:delText xml:space="preserve">, </w:delText>
        </w:r>
        <w:r w:rsidR="004A49DF" w:rsidDel="005625FD">
          <w:rPr>
            <w:rStyle w:val="hps"/>
            <w:lang w:val="en"/>
          </w:rPr>
          <w:delText>for</w:delText>
        </w:r>
        <w:r w:rsidR="004A49DF" w:rsidDel="005625FD">
          <w:rPr>
            <w:lang w:val="en"/>
          </w:rPr>
          <w:delText xml:space="preserve"> </w:delText>
        </w:r>
        <w:r w:rsidR="004A49DF" w:rsidDel="005625FD">
          <w:rPr>
            <w:rStyle w:val="hps"/>
            <w:lang w:val="en"/>
          </w:rPr>
          <w:delText>example</w:delText>
        </w:r>
        <w:r w:rsidR="004A49DF" w:rsidDel="005625FD">
          <w:rPr>
            <w:lang w:val="en"/>
          </w:rPr>
          <w:delText xml:space="preserve"> </w:delText>
        </w:r>
        <w:r w:rsidR="004A49DF" w:rsidDel="005625FD">
          <w:rPr>
            <w:rStyle w:val="hps"/>
            <w:lang w:val="en"/>
          </w:rPr>
          <w:delText>because</w:delText>
        </w:r>
        <w:r w:rsidR="004A49DF" w:rsidDel="005625FD">
          <w:rPr>
            <w:lang w:val="en"/>
          </w:rPr>
          <w:delText xml:space="preserve"> </w:delText>
        </w:r>
        <w:r w:rsidR="004A49DF" w:rsidDel="005625FD">
          <w:rPr>
            <w:rStyle w:val="hps"/>
            <w:lang w:val="en"/>
          </w:rPr>
          <w:delText>you are</w:delText>
        </w:r>
        <w:r w:rsidR="004A49DF" w:rsidDel="005625FD">
          <w:rPr>
            <w:lang w:val="en"/>
          </w:rPr>
          <w:delText xml:space="preserve"> </w:delText>
        </w:r>
        <w:r w:rsidR="004A49DF" w:rsidDel="005625FD">
          <w:rPr>
            <w:rStyle w:val="hps"/>
            <w:lang w:val="en"/>
          </w:rPr>
          <w:delText>inside a</w:delText>
        </w:r>
        <w:r w:rsidR="004A49DF" w:rsidDel="005625FD">
          <w:rPr>
            <w:lang w:val="en"/>
          </w:rPr>
          <w:delText xml:space="preserve"> </w:delText>
        </w:r>
        <w:r w:rsidR="004A49DF" w:rsidDel="005625FD">
          <w:rPr>
            <w:rStyle w:val="hps"/>
            <w:lang w:val="en"/>
          </w:rPr>
          <w:delText>static method</w:delText>
        </w:r>
        <w:r w:rsidR="004A49DF" w:rsidDel="005625FD">
          <w:rPr>
            <w:lang w:val="en"/>
          </w:rPr>
          <w:delText xml:space="preserve">, </w:delText>
        </w:r>
        <w:r w:rsidR="004A49DF" w:rsidDel="005625FD">
          <w:rPr>
            <w:rStyle w:val="hps"/>
            <w:lang w:val="en"/>
          </w:rPr>
          <w:delText>you use</w:delText>
        </w:r>
        <w:r w:rsidR="00670546" w:rsidRPr="00E92FB3" w:rsidDel="005625FD">
          <w:rPr>
            <w:lang w:val="en-US"/>
          </w:rPr>
          <w:delText xml:space="preserve"> </w:delText>
        </w:r>
      </w:del>
      <w:r w:rsidR="00670546" w:rsidRPr="00E92FB3">
        <w:rPr>
          <w:rFonts w:ascii="Consolas" w:hAnsi="Consolas" w:cs="Consolas"/>
          <w:color w:val="0000FF"/>
          <w:sz w:val="19"/>
          <w:szCs w:val="19"/>
          <w:lang w:val="en-US"/>
        </w:rPr>
        <w:t>Typeof(Static</w:t>
      </w:r>
      <w:r w:rsidR="004A49DF" w:rsidRPr="00E92FB3">
        <w:rPr>
          <w:rFonts w:ascii="Consolas" w:hAnsi="Consolas" w:cs="Consolas"/>
          <w:color w:val="0000FF"/>
          <w:sz w:val="19"/>
          <w:szCs w:val="19"/>
          <w:lang w:val="en-US"/>
        </w:rPr>
        <w:t>MethodName</w:t>
      </w:r>
      <w:r w:rsidR="00670546" w:rsidRPr="00E92FB3">
        <w:rPr>
          <w:rFonts w:ascii="Consolas" w:hAnsi="Consolas" w:cs="Consolas"/>
          <w:color w:val="0000FF"/>
          <w:sz w:val="19"/>
          <w:szCs w:val="19"/>
          <w:lang w:val="en-US"/>
        </w:rPr>
        <w:t>)</w:t>
      </w:r>
      <w:r w:rsidR="00670546" w:rsidRPr="00E92FB3">
        <w:rPr>
          <w:lang w:val="en-US"/>
        </w:rPr>
        <w:t>.</w:t>
      </w:r>
    </w:p>
    <w:p w:rsidR="00670546" w:rsidRPr="00E92FB3" w:rsidRDefault="00670546" w:rsidP="00670546">
      <w:pPr>
        <w:autoSpaceDE w:val="0"/>
        <w:autoSpaceDN w:val="0"/>
        <w:adjustRightInd w:val="0"/>
        <w:spacing w:before="0" w:after="0" w:line="240" w:lineRule="auto"/>
        <w:rPr>
          <w:lang w:val="en-US"/>
        </w:rPr>
      </w:pPr>
    </w:p>
    <w:p w:rsidR="003B08AE" w:rsidRPr="003B08AE" w:rsidRDefault="004A49DF" w:rsidP="003B08AE">
      <w:pPr>
        <w:autoSpaceDE w:val="0"/>
        <w:autoSpaceDN w:val="0"/>
        <w:adjustRightInd w:val="0"/>
        <w:spacing w:before="0" w:after="0" w:line="240" w:lineRule="auto"/>
        <w:rPr>
          <w:ins w:id="368" w:author="Roberto Pompei" w:date="2015-01-14T13:37:00Z"/>
          <w:rStyle w:val="hps"/>
          <w:lang w:val="en"/>
        </w:rPr>
      </w:pPr>
      <w:r w:rsidRPr="00E92FB3">
        <w:rPr>
          <w:lang w:val="en-US"/>
        </w:rPr>
        <w:t>The</w:t>
      </w:r>
      <w:r w:rsidR="00670546" w:rsidRPr="00E92FB3">
        <w:rPr>
          <w:lang w:val="en-US"/>
        </w:rPr>
        <w:t xml:space="preserve"> </w:t>
      </w:r>
      <w:r w:rsidR="00670546" w:rsidRPr="00E92FB3">
        <w:rPr>
          <w:u w:val="single"/>
          <w:lang w:val="en-US"/>
        </w:rPr>
        <w:t>FlyExceptionType</w:t>
      </w:r>
      <w:r w:rsidR="00670546" w:rsidRPr="00E92FB3">
        <w:rPr>
          <w:lang w:val="en-US"/>
        </w:rPr>
        <w:t xml:space="preserve"> </w:t>
      </w:r>
      <w:r>
        <w:rPr>
          <w:rStyle w:val="hps"/>
          <w:lang w:val="en"/>
        </w:rPr>
        <w:t>is</w:t>
      </w:r>
      <w:r>
        <w:rPr>
          <w:lang w:val="en"/>
        </w:rPr>
        <w:t xml:space="preserve"> </w:t>
      </w:r>
      <w:r>
        <w:rPr>
          <w:rStyle w:val="hps"/>
          <w:lang w:val="en"/>
        </w:rPr>
        <w:t>the enumerator</w:t>
      </w:r>
      <w:r>
        <w:rPr>
          <w:lang w:val="en"/>
        </w:rPr>
        <w:t xml:space="preserve"> </w:t>
      </w:r>
      <w:ins w:id="369" w:author="Roberto Pompei" w:date="2015-01-14T12:40:00Z">
        <w:r w:rsidR="001C69BD" w:rsidRPr="001C69BD">
          <w:rPr>
            <w:rStyle w:val="hps"/>
            <w:lang w:val="en"/>
          </w:rPr>
          <w:t xml:space="preserve">that establishes </w:t>
        </w:r>
      </w:ins>
      <w:del w:id="370" w:author="Roberto Pompei" w:date="2015-01-14T12:40:00Z">
        <w:r w:rsidDel="001C69BD">
          <w:rPr>
            <w:rStyle w:val="hps"/>
            <w:lang w:val="en"/>
          </w:rPr>
          <w:delText>establishing</w:delText>
        </w:r>
      </w:del>
      <w:r>
        <w:rPr>
          <w:lang w:val="en"/>
        </w:rPr>
        <w:t xml:space="preserve"> </w:t>
      </w:r>
      <w:r>
        <w:rPr>
          <w:rStyle w:val="hps"/>
          <w:lang w:val="en"/>
        </w:rPr>
        <w:t>the description,</w:t>
      </w:r>
      <w:r>
        <w:rPr>
          <w:lang w:val="en"/>
        </w:rPr>
        <w:t xml:space="preserve"> </w:t>
      </w:r>
      <w:r>
        <w:rPr>
          <w:rStyle w:val="hps"/>
          <w:lang w:val="en"/>
        </w:rPr>
        <w:t>the error type</w:t>
      </w:r>
      <w:r>
        <w:rPr>
          <w:lang w:val="en"/>
        </w:rPr>
        <w:t xml:space="preserve"> </w:t>
      </w:r>
      <w:r>
        <w:rPr>
          <w:rStyle w:val="hps"/>
          <w:lang w:val="en"/>
        </w:rPr>
        <w:t>and</w:t>
      </w:r>
      <w:r>
        <w:rPr>
          <w:lang w:val="en"/>
        </w:rPr>
        <w:t xml:space="preserve"> </w:t>
      </w:r>
      <w:r>
        <w:rPr>
          <w:rStyle w:val="hps"/>
          <w:lang w:val="en"/>
        </w:rPr>
        <w:t>code</w:t>
      </w:r>
      <w:r w:rsidR="00670546" w:rsidRPr="00E92FB3">
        <w:rPr>
          <w:lang w:val="en-US"/>
        </w:rPr>
        <w:t xml:space="preserve">. </w:t>
      </w:r>
    </w:p>
    <w:p w:rsidR="003B08AE" w:rsidRPr="003B08AE" w:rsidRDefault="003B08AE" w:rsidP="003B08AE">
      <w:pPr>
        <w:autoSpaceDE w:val="0"/>
        <w:autoSpaceDN w:val="0"/>
        <w:adjustRightInd w:val="0"/>
        <w:spacing w:before="0" w:after="0" w:line="240" w:lineRule="auto"/>
        <w:rPr>
          <w:ins w:id="371" w:author="Roberto Pompei" w:date="2015-01-14T13:37:00Z"/>
          <w:rStyle w:val="hps"/>
          <w:lang w:val="en"/>
        </w:rPr>
      </w:pPr>
      <w:ins w:id="372" w:author="Roberto Pompei" w:date="2015-01-14T13:37:00Z">
        <w:r w:rsidRPr="003B08AE">
          <w:rPr>
            <w:rStyle w:val="hps"/>
            <w:lang w:val="en"/>
          </w:rPr>
          <w:t>To add a new type of error is necessary to add the new type also in the File management - error descriptions that's in the file ConfigurationXml\ErrorDescription.xml.</w:t>
        </w:r>
      </w:ins>
    </w:p>
    <w:p w:rsidR="00670546" w:rsidRDefault="003B08AE" w:rsidP="003B08AE">
      <w:pPr>
        <w:autoSpaceDE w:val="0"/>
        <w:autoSpaceDN w:val="0"/>
        <w:adjustRightInd w:val="0"/>
        <w:spacing w:before="0" w:after="0" w:line="240" w:lineRule="auto"/>
        <w:rPr>
          <w:lang w:val="en"/>
        </w:rPr>
      </w:pPr>
      <w:ins w:id="373" w:author="Roberto Pompei" w:date="2015-01-14T13:37:00Z">
        <w:r w:rsidRPr="003B08AE">
          <w:rPr>
            <w:rStyle w:val="hps"/>
            <w:lang w:val="en"/>
          </w:rPr>
          <w:t>More informations about the file editing are contained in the manual</w:t>
        </w:r>
        <w:r>
          <w:rPr>
            <w:rStyle w:val="hps"/>
            <w:lang w:val="en"/>
          </w:rPr>
          <w:t xml:space="preserve"> </w:t>
        </w:r>
      </w:ins>
      <w:del w:id="374" w:author="Roberto Pompei" w:date="2015-01-14T13:37:00Z">
        <w:r w:rsidR="004A49DF" w:rsidDel="003B08AE">
          <w:rPr>
            <w:rStyle w:val="hps"/>
            <w:lang w:val="en"/>
          </w:rPr>
          <w:delText>If</w:delText>
        </w:r>
        <w:r w:rsidR="004A49DF" w:rsidDel="003B08AE">
          <w:rPr>
            <w:lang w:val="en"/>
          </w:rPr>
          <w:delText xml:space="preserve"> </w:delText>
        </w:r>
        <w:r w:rsidR="004A49DF" w:rsidDel="003B08AE">
          <w:rPr>
            <w:rStyle w:val="hps"/>
            <w:lang w:val="en"/>
          </w:rPr>
          <w:delText>you do not want</w:delText>
        </w:r>
        <w:r w:rsidR="004A49DF" w:rsidDel="003B08AE">
          <w:rPr>
            <w:lang w:val="en"/>
          </w:rPr>
          <w:delText xml:space="preserve"> </w:delText>
        </w:r>
        <w:r w:rsidR="004A49DF" w:rsidDel="003B08AE">
          <w:rPr>
            <w:rStyle w:val="hps"/>
            <w:lang w:val="en"/>
          </w:rPr>
          <w:delText>to use one</w:delText>
        </w:r>
        <w:r w:rsidR="004A49DF" w:rsidDel="003B08AE">
          <w:rPr>
            <w:lang w:val="en"/>
          </w:rPr>
          <w:delText xml:space="preserve"> </w:delText>
        </w:r>
        <w:r w:rsidR="004A49DF" w:rsidDel="003B08AE">
          <w:rPr>
            <w:rStyle w:val="hps"/>
            <w:lang w:val="en"/>
          </w:rPr>
          <w:delText>those present</w:delText>
        </w:r>
        <w:r w:rsidR="004A49DF" w:rsidDel="003B08AE">
          <w:rPr>
            <w:lang w:val="en"/>
          </w:rPr>
          <w:delText xml:space="preserve">, you need to </w:delText>
        </w:r>
        <w:r w:rsidR="004A49DF" w:rsidDel="003B08AE">
          <w:rPr>
            <w:rStyle w:val="hps"/>
            <w:lang w:val="en"/>
          </w:rPr>
          <w:delText>add a new one</w:delText>
        </w:r>
        <w:r w:rsidR="004A49DF" w:rsidDel="003B08AE">
          <w:rPr>
            <w:lang w:val="en"/>
          </w:rPr>
          <w:delText xml:space="preserve">, and </w:delText>
        </w:r>
        <w:r w:rsidR="004A49DF" w:rsidDel="003B08AE">
          <w:rPr>
            <w:rStyle w:val="hps"/>
            <w:lang w:val="en"/>
          </w:rPr>
          <w:delText>be careful to</w:delText>
        </w:r>
        <w:r w:rsidR="004A49DF" w:rsidDel="003B08AE">
          <w:rPr>
            <w:lang w:val="en"/>
          </w:rPr>
          <w:delText xml:space="preserve"> </w:delText>
        </w:r>
        <w:r w:rsidR="004A49DF" w:rsidDel="003B08AE">
          <w:rPr>
            <w:rStyle w:val="hps"/>
            <w:lang w:val="en"/>
          </w:rPr>
          <w:delText>also</w:delText>
        </w:r>
        <w:r w:rsidR="004A49DF" w:rsidDel="003B08AE">
          <w:rPr>
            <w:lang w:val="en"/>
          </w:rPr>
          <w:delText xml:space="preserve"> </w:delText>
        </w:r>
        <w:r w:rsidR="004A49DF" w:rsidDel="003B08AE">
          <w:rPr>
            <w:rStyle w:val="hps"/>
            <w:lang w:val="en"/>
          </w:rPr>
          <w:delText>add</w:delText>
        </w:r>
        <w:r w:rsidR="004A49DF" w:rsidDel="003B08AE">
          <w:rPr>
            <w:lang w:val="en"/>
          </w:rPr>
          <w:delText xml:space="preserve"> </w:delText>
        </w:r>
        <w:r w:rsidR="004A49DF" w:rsidDel="003B08AE">
          <w:rPr>
            <w:rStyle w:val="hps"/>
            <w:lang w:val="en"/>
          </w:rPr>
          <w:delText>in</w:delText>
        </w:r>
        <w:r w:rsidR="004A49DF" w:rsidDel="003B08AE">
          <w:rPr>
            <w:lang w:val="en"/>
          </w:rPr>
          <w:delText xml:space="preserve"> </w:delText>
        </w:r>
        <w:r w:rsidR="004A49DF" w:rsidDel="003B08AE">
          <w:rPr>
            <w:rStyle w:val="hps"/>
            <w:lang w:val="en"/>
          </w:rPr>
          <w:delText>File</w:delText>
        </w:r>
        <w:r w:rsidR="004A49DF" w:rsidDel="003B08AE">
          <w:rPr>
            <w:lang w:val="en"/>
          </w:rPr>
          <w:delText xml:space="preserve"> </w:delText>
        </w:r>
        <w:r w:rsidR="004A49DF" w:rsidDel="003B08AE">
          <w:rPr>
            <w:rStyle w:val="hps"/>
            <w:lang w:val="en"/>
          </w:rPr>
          <w:delText>management</w:delText>
        </w:r>
        <w:r w:rsidR="004A49DF" w:rsidDel="003B08AE">
          <w:rPr>
            <w:lang w:val="en"/>
          </w:rPr>
          <w:delText xml:space="preserve"> </w:delText>
        </w:r>
        <w:r w:rsidR="004A49DF" w:rsidDel="003B08AE">
          <w:rPr>
            <w:rStyle w:val="hps"/>
            <w:lang w:val="en"/>
          </w:rPr>
          <w:delText>error descriptions</w:delText>
        </w:r>
        <w:r w:rsidR="004A49DF" w:rsidDel="003B08AE">
          <w:rPr>
            <w:lang w:val="en"/>
          </w:rPr>
          <w:delText xml:space="preserve"> </w:delText>
        </w:r>
        <w:r w:rsidR="004A49DF" w:rsidDel="003B08AE">
          <w:rPr>
            <w:rStyle w:val="hps"/>
            <w:lang w:val="en"/>
          </w:rPr>
          <w:delText>found in</w:delText>
        </w:r>
        <w:r w:rsidR="004A49DF" w:rsidDel="003B08AE">
          <w:rPr>
            <w:lang w:val="en"/>
          </w:rPr>
          <w:delText xml:space="preserve"> </w:delText>
        </w:r>
        <w:r w:rsidR="004A49DF" w:rsidDel="003B08AE">
          <w:rPr>
            <w:rStyle w:val="hps"/>
            <w:lang w:val="en"/>
          </w:rPr>
          <w:delText>ConfigurationXml\ErrorDescription.xml</w:delText>
        </w:r>
        <w:r w:rsidR="004A49DF" w:rsidDel="003B08AE">
          <w:rPr>
            <w:lang w:val="en"/>
          </w:rPr>
          <w:delText xml:space="preserve">. </w:delText>
        </w:r>
        <w:r w:rsidR="004A49DF" w:rsidDel="003B08AE">
          <w:rPr>
            <w:rStyle w:val="hps"/>
            <w:lang w:val="en"/>
          </w:rPr>
          <w:delText>For more information</w:delText>
        </w:r>
        <w:r w:rsidR="004A49DF" w:rsidDel="003B08AE">
          <w:rPr>
            <w:lang w:val="en"/>
          </w:rPr>
          <w:delText xml:space="preserve"> </w:delText>
        </w:r>
        <w:r w:rsidR="004A49DF" w:rsidDel="003B08AE">
          <w:rPr>
            <w:rStyle w:val="hps"/>
            <w:lang w:val="en"/>
          </w:rPr>
          <w:delText>on how to</w:delText>
        </w:r>
        <w:r w:rsidR="004A49DF" w:rsidDel="003B08AE">
          <w:rPr>
            <w:lang w:val="en"/>
          </w:rPr>
          <w:delText xml:space="preserve"> </w:delText>
        </w:r>
        <w:r w:rsidR="004A49DF" w:rsidDel="003B08AE">
          <w:rPr>
            <w:rStyle w:val="hps"/>
            <w:lang w:val="en"/>
          </w:rPr>
          <w:delText>edit this file</w:delText>
        </w:r>
        <w:r w:rsidR="004A49DF" w:rsidDel="003B08AE">
          <w:rPr>
            <w:lang w:val="en"/>
          </w:rPr>
          <w:delText xml:space="preserve"> </w:delText>
        </w:r>
        <w:r w:rsidR="004A49DF" w:rsidDel="003B08AE">
          <w:rPr>
            <w:rStyle w:val="hps"/>
            <w:lang w:val="en"/>
          </w:rPr>
          <w:delText xml:space="preserve">read the manual </w:delText>
        </w:r>
      </w:del>
      <w:r w:rsidR="004A49DF">
        <w:rPr>
          <w:rStyle w:val="hps"/>
          <w:lang w:val="en"/>
        </w:rPr>
        <w:t>"</w:t>
      </w:r>
      <w:r w:rsidR="004A49DF">
        <w:rPr>
          <w:lang w:val="en"/>
        </w:rPr>
        <w:t xml:space="preserve">OnTheFly </w:t>
      </w:r>
      <w:r w:rsidR="004A49DF">
        <w:rPr>
          <w:rStyle w:val="hps"/>
          <w:lang w:val="en"/>
        </w:rPr>
        <w:t>UserGuide</w:t>
      </w:r>
      <w:r w:rsidR="004A49DF">
        <w:rPr>
          <w:lang w:val="en"/>
        </w:rPr>
        <w:t>".</w:t>
      </w:r>
    </w:p>
    <w:p w:rsidR="004A49DF" w:rsidRPr="00E92FB3" w:rsidRDefault="004A49DF" w:rsidP="000E7C20">
      <w:pPr>
        <w:autoSpaceDE w:val="0"/>
        <w:autoSpaceDN w:val="0"/>
        <w:adjustRightInd w:val="0"/>
        <w:spacing w:before="0" w:after="0" w:line="240" w:lineRule="auto"/>
        <w:rPr>
          <w:lang w:val="en-US"/>
        </w:rPr>
      </w:pPr>
    </w:p>
    <w:p w:rsidR="00670546" w:rsidRDefault="004A49DF" w:rsidP="000E7C20">
      <w:pPr>
        <w:autoSpaceDE w:val="0"/>
        <w:autoSpaceDN w:val="0"/>
        <w:adjustRightInd w:val="0"/>
        <w:spacing w:before="0" w:after="0" w:line="240" w:lineRule="auto"/>
        <w:rPr>
          <w:rStyle w:val="hps"/>
          <w:lang w:val="en"/>
        </w:rPr>
      </w:pPr>
      <w:r w:rsidRPr="00E92FB3">
        <w:rPr>
          <w:lang w:val="en-US"/>
        </w:rPr>
        <w:t xml:space="preserve">The </w:t>
      </w:r>
      <w:r w:rsidRPr="00E92FB3">
        <w:rPr>
          <w:u w:val="single"/>
          <w:lang w:val="en-US"/>
        </w:rPr>
        <w:t>Optional Exception</w:t>
      </w:r>
      <w:r w:rsidR="00670546" w:rsidRPr="00E92FB3">
        <w:rPr>
          <w:lang w:val="en-US"/>
        </w:rPr>
        <w:t xml:space="preserve"> </w:t>
      </w:r>
      <w:r>
        <w:rPr>
          <w:rStyle w:val="hps"/>
          <w:lang w:val="en"/>
        </w:rPr>
        <w:t>is</w:t>
      </w:r>
      <w:r>
        <w:rPr>
          <w:lang w:val="en"/>
        </w:rPr>
        <w:t xml:space="preserve"> </w:t>
      </w:r>
      <w:r>
        <w:rPr>
          <w:rStyle w:val="hps"/>
          <w:lang w:val="en"/>
        </w:rPr>
        <w:t>an optional field</w:t>
      </w:r>
      <w:r>
        <w:rPr>
          <w:lang w:val="en"/>
        </w:rPr>
        <w:t xml:space="preserve"> </w:t>
      </w:r>
      <w:r>
        <w:rPr>
          <w:rStyle w:val="hps"/>
          <w:lang w:val="en"/>
        </w:rPr>
        <w:t>and its description</w:t>
      </w:r>
      <w:r>
        <w:rPr>
          <w:lang w:val="en"/>
        </w:rPr>
        <w:t xml:space="preserve"> </w:t>
      </w:r>
      <w:del w:id="375" w:author="Roberto Pompei" w:date="2015-01-14T13:37:00Z">
        <w:r w:rsidDel="00C44C6B">
          <w:rPr>
            <w:rStyle w:val="hps"/>
            <w:lang w:val="en"/>
          </w:rPr>
          <w:delText>will</w:delText>
        </w:r>
        <w:r w:rsidDel="00C44C6B">
          <w:rPr>
            <w:lang w:val="en"/>
          </w:rPr>
          <w:delText xml:space="preserve"> </w:delText>
        </w:r>
      </w:del>
      <w:r>
        <w:rPr>
          <w:rStyle w:val="hps"/>
          <w:lang w:val="en"/>
        </w:rPr>
        <w:t>compose</w:t>
      </w:r>
      <w:ins w:id="376" w:author="Roberto Pompei" w:date="2015-01-14T13:37:00Z">
        <w:r w:rsidR="00C44C6B">
          <w:rPr>
            <w:rStyle w:val="hps"/>
            <w:lang w:val="en"/>
          </w:rPr>
          <w:t>s</w:t>
        </w:r>
      </w:ins>
      <w:r>
        <w:rPr>
          <w:rStyle w:val="hps"/>
          <w:lang w:val="en"/>
        </w:rPr>
        <w:t xml:space="preserve"> the</w:t>
      </w:r>
      <w:r>
        <w:rPr>
          <w:lang w:val="en"/>
        </w:rPr>
        <w:t xml:space="preserve"> </w:t>
      </w:r>
      <w:r>
        <w:rPr>
          <w:rStyle w:val="hps"/>
          <w:lang w:val="en"/>
        </w:rPr>
        <w:t>MessageDetail.</w:t>
      </w:r>
    </w:p>
    <w:p w:rsidR="004A49DF" w:rsidRPr="00E92FB3" w:rsidRDefault="004A49DF" w:rsidP="000E7C20">
      <w:pPr>
        <w:autoSpaceDE w:val="0"/>
        <w:autoSpaceDN w:val="0"/>
        <w:adjustRightInd w:val="0"/>
        <w:spacing w:before="0" w:after="0" w:line="240" w:lineRule="auto"/>
        <w:rPr>
          <w:lang w:val="en-US"/>
        </w:rPr>
      </w:pPr>
    </w:p>
    <w:p w:rsidR="00DD4296" w:rsidRPr="00DD4296" w:rsidRDefault="00DD4296" w:rsidP="00DD4296">
      <w:pPr>
        <w:autoSpaceDE w:val="0"/>
        <w:autoSpaceDN w:val="0"/>
        <w:adjustRightInd w:val="0"/>
        <w:spacing w:before="0" w:after="0" w:line="240" w:lineRule="auto"/>
        <w:rPr>
          <w:ins w:id="377" w:author="Roberto Pompei" w:date="2015-01-14T14:36:00Z"/>
          <w:rStyle w:val="hps"/>
          <w:lang w:val="en"/>
        </w:rPr>
      </w:pPr>
      <w:ins w:id="378" w:author="Roberto Pompei" w:date="2015-01-14T14:36:00Z">
        <w:r w:rsidRPr="00DD4296">
          <w:rPr>
            <w:rStyle w:val="hps"/>
            <w:lang w:val="en"/>
          </w:rPr>
          <w:t>An object that generates an SdmxException can overwrite an SdmxException previously generated by another object of lower level.</w:t>
        </w:r>
      </w:ins>
    </w:p>
    <w:p w:rsidR="00A94F24" w:rsidRDefault="00DD4296" w:rsidP="00DD4296">
      <w:pPr>
        <w:autoSpaceDE w:val="0"/>
        <w:autoSpaceDN w:val="0"/>
        <w:adjustRightInd w:val="0"/>
        <w:spacing w:before="0" w:after="0" w:line="240" w:lineRule="auto"/>
        <w:rPr>
          <w:rStyle w:val="hps"/>
          <w:lang w:val="en"/>
        </w:rPr>
      </w:pPr>
      <w:ins w:id="379" w:author="Roberto Pompei" w:date="2015-01-14T14:36:00Z">
        <w:r w:rsidRPr="00DD4296">
          <w:rPr>
            <w:rStyle w:val="hps"/>
            <w:lang w:val="en"/>
          </w:rPr>
          <w:t>To Solve the the problem of overwriting errors is necessary use this statement</w:t>
        </w:r>
      </w:ins>
      <w:del w:id="380" w:author="Roberto Pompei" w:date="2015-01-14T14:36:00Z">
        <w:r w:rsidR="004A49DF" w:rsidDel="00DD4296">
          <w:rPr>
            <w:rStyle w:val="hps"/>
            <w:lang w:val="en"/>
          </w:rPr>
          <w:delText>There might</w:delText>
        </w:r>
        <w:r w:rsidR="004A49DF" w:rsidDel="00DD4296">
          <w:rPr>
            <w:lang w:val="en"/>
          </w:rPr>
          <w:delText xml:space="preserve"> </w:delText>
        </w:r>
        <w:r w:rsidR="004A49DF" w:rsidDel="00DD4296">
          <w:rPr>
            <w:rStyle w:val="hps"/>
            <w:lang w:val="en"/>
          </w:rPr>
          <w:delText>be the problem</w:delText>
        </w:r>
        <w:r w:rsidR="004A49DF" w:rsidDel="00DD4296">
          <w:rPr>
            <w:lang w:val="en"/>
          </w:rPr>
          <w:delText xml:space="preserve"> </w:delText>
        </w:r>
        <w:r w:rsidR="004A49DF" w:rsidDel="00DD4296">
          <w:rPr>
            <w:rStyle w:val="hps"/>
            <w:lang w:val="en"/>
          </w:rPr>
          <w:delText>of</w:delText>
        </w:r>
        <w:r w:rsidR="004A49DF" w:rsidDel="00DD4296">
          <w:rPr>
            <w:lang w:val="en"/>
          </w:rPr>
          <w:delText xml:space="preserve"> </w:delText>
        </w:r>
        <w:r w:rsidR="004A49DF" w:rsidDel="00DD4296">
          <w:rPr>
            <w:rStyle w:val="hps"/>
            <w:lang w:val="en"/>
          </w:rPr>
          <w:delText>overwriting</w:delText>
        </w:r>
        <w:r w:rsidR="004A49DF" w:rsidDel="00DD4296">
          <w:rPr>
            <w:lang w:val="en"/>
          </w:rPr>
          <w:delText xml:space="preserve"> </w:delText>
        </w:r>
        <w:r w:rsidR="004A49DF" w:rsidDel="00DD4296">
          <w:rPr>
            <w:rStyle w:val="hps"/>
            <w:lang w:val="en"/>
          </w:rPr>
          <w:delText>errors</w:delText>
        </w:r>
        <w:r w:rsidR="004A49DF" w:rsidDel="00DD4296">
          <w:rPr>
            <w:lang w:val="en"/>
          </w:rPr>
          <w:delText xml:space="preserve">: </w:delText>
        </w:r>
        <w:r w:rsidR="004A49DF" w:rsidDel="00DD4296">
          <w:rPr>
            <w:rStyle w:val="hps"/>
            <w:lang w:val="en"/>
          </w:rPr>
          <w:delText>an object of</w:delText>
        </w:r>
        <w:r w:rsidR="004A49DF" w:rsidDel="00DD4296">
          <w:rPr>
            <w:lang w:val="en"/>
          </w:rPr>
          <w:delText xml:space="preserve"> </w:delText>
        </w:r>
        <w:r w:rsidR="004A49DF" w:rsidDel="00DD4296">
          <w:rPr>
            <w:rStyle w:val="hps"/>
            <w:lang w:val="en"/>
          </w:rPr>
          <w:delText>lower level</w:delText>
        </w:r>
        <w:r w:rsidR="004A49DF" w:rsidDel="00DD4296">
          <w:rPr>
            <w:lang w:val="en"/>
          </w:rPr>
          <w:delText xml:space="preserve"> </w:delText>
        </w:r>
        <w:r w:rsidR="004A49DF" w:rsidDel="00DD4296">
          <w:rPr>
            <w:rStyle w:val="hps"/>
            <w:lang w:val="en"/>
          </w:rPr>
          <w:delText>that</w:delText>
        </w:r>
        <w:r w:rsidR="004A49DF" w:rsidDel="00DD4296">
          <w:rPr>
            <w:lang w:val="en"/>
          </w:rPr>
          <w:delText xml:space="preserve"> </w:delText>
        </w:r>
        <w:r w:rsidR="004A49DF" w:rsidDel="00DD4296">
          <w:rPr>
            <w:rStyle w:val="hps"/>
            <w:lang w:val="en"/>
          </w:rPr>
          <w:delText>already</w:delText>
        </w:r>
        <w:r w:rsidR="004A49DF" w:rsidDel="00DD4296">
          <w:rPr>
            <w:lang w:val="en"/>
          </w:rPr>
          <w:delText xml:space="preserve"> </w:delText>
        </w:r>
        <w:r w:rsidR="004A49DF" w:rsidDel="00DD4296">
          <w:rPr>
            <w:rStyle w:val="hps"/>
            <w:lang w:val="en"/>
          </w:rPr>
          <w:delText>unleashes</w:delText>
        </w:r>
        <w:r w:rsidR="004A49DF" w:rsidDel="00DD4296">
          <w:rPr>
            <w:lang w:val="en"/>
          </w:rPr>
          <w:delText xml:space="preserve"> </w:delText>
        </w:r>
        <w:r w:rsidR="004A49DF" w:rsidDel="00DD4296">
          <w:rPr>
            <w:rStyle w:val="hps"/>
            <w:lang w:val="en"/>
          </w:rPr>
          <w:delText>a</w:delText>
        </w:r>
        <w:r w:rsidR="004A49DF" w:rsidDel="00DD4296">
          <w:rPr>
            <w:lang w:val="en"/>
          </w:rPr>
          <w:delText xml:space="preserve"> </w:delText>
        </w:r>
        <w:r w:rsidR="004A49DF" w:rsidDel="00DD4296">
          <w:rPr>
            <w:rStyle w:val="hps"/>
            <w:lang w:val="en"/>
          </w:rPr>
          <w:delText>SdmxException</w:delText>
        </w:r>
        <w:r w:rsidR="004A49DF" w:rsidDel="00DD4296">
          <w:rPr>
            <w:lang w:val="en"/>
          </w:rPr>
          <w:delText xml:space="preserve"> </w:delText>
        </w:r>
        <w:r w:rsidR="004A49DF" w:rsidDel="00DD4296">
          <w:rPr>
            <w:rStyle w:val="hps"/>
            <w:lang w:val="en"/>
          </w:rPr>
          <w:delText>and if we</w:delText>
        </w:r>
        <w:r w:rsidR="004A49DF" w:rsidDel="00DD4296">
          <w:rPr>
            <w:lang w:val="en"/>
          </w:rPr>
          <w:delText xml:space="preserve"> </w:delText>
        </w:r>
        <w:r w:rsidR="004A49DF" w:rsidDel="00DD4296">
          <w:rPr>
            <w:rStyle w:val="hps"/>
            <w:lang w:val="en"/>
          </w:rPr>
          <w:delText>instantiate</w:delText>
        </w:r>
        <w:r w:rsidR="004A49DF" w:rsidDel="00DD4296">
          <w:rPr>
            <w:lang w:val="en"/>
          </w:rPr>
          <w:delText xml:space="preserve"> </w:delText>
        </w:r>
        <w:r w:rsidR="004A49DF" w:rsidDel="00DD4296">
          <w:rPr>
            <w:rStyle w:val="hps"/>
            <w:lang w:val="en"/>
          </w:rPr>
          <w:delText>another</w:delText>
        </w:r>
        <w:r w:rsidR="004A49DF" w:rsidDel="00DD4296">
          <w:rPr>
            <w:lang w:val="en"/>
          </w:rPr>
          <w:delText xml:space="preserve"> </w:delText>
        </w:r>
        <w:r w:rsidR="004A49DF" w:rsidDel="00DD4296">
          <w:rPr>
            <w:rStyle w:val="hps"/>
            <w:lang w:val="en"/>
          </w:rPr>
          <w:delText>SmxException</w:delText>
        </w:r>
        <w:r w:rsidR="004A49DF" w:rsidDel="00DD4296">
          <w:rPr>
            <w:lang w:val="en"/>
          </w:rPr>
          <w:delText xml:space="preserve"> </w:delText>
        </w:r>
        <w:r w:rsidR="004A49DF" w:rsidDel="00DD4296">
          <w:rPr>
            <w:rStyle w:val="hps"/>
            <w:lang w:val="en"/>
          </w:rPr>
          <w:delText>we will</w:delText>
        </w:r>
        <w:r w:rsidR="004A49DF" w:rsidDel="00DD4296">
          <w:rPr>
            <w:lang w:val="en"/>
          </w:rPr>
          <w:delText xml:space="preserve"> </w:delText>
        </w:r>
        <w:r w:rsidR="004A49DF" w:rsidDel="00DD4296">
          <w:rPr>
            <w:rStyle w:val="hps"/>
            <w:lang w:val="en"/>
          </w:rPr>
          <w:delText>overwrite</w:delText>
        </w:r>
        <w:r w:rsidR="004A49DF" w:rsidDel="00DD4296">
          <w:rPr>
            <w:lang w:val="en"/>
          </w:rPr>
          <w:delText xml:space="preserve"> </w:delText>
        </w:r>
        <w:r w:rsidR="004A49DF" w:rsidDel="00DD4296">
          <w:rPr>
            <w:rStyle w:val="hps"/>
            <w:lang w:val="en"/>
          </w:rPr>
          <w:delText>the exception</w:delText>
        </w:r>
        <w:r w:rsidR="004A49DF" w:rsidDel="00DD4296">
          <w:rPr>
            <w:lang w:val="en"/>
          </w:rPr>
          <w:delText xml:space="preserve"> </w:delText>
        </w:r>
        <w:r w:rsidR="004A49DF" w:rsidDel="00DD4296">
          <w:rPr>
            <w:rStyle w:val="hps"/>
            <w:lang w:val="en"/>
          </w:rPr>
          <w:delText>of</w:delText>
        </w:r>
        <w:r w:rsidR="004A49DF" w:rsidDel="00DD4296">
          <w:rPr>
            <w:lang w:val="en"/>
          </w:rPr>
          <w:delText xml:space="preserve"> </w:delText>
        </w:r>
        <w:r w:rsidR="004A49DF" w:rsidDel="00DD4296">
          <w:rPr>
            <w:rStyle w:val="hps"/>
            <w:lang w:val="en"/>
          </w:rPr>
          <w:delText>first</w:delText>
        </w:r>
        <w:r w:rsidR="004A49DF" w:rsidDel="00DD4296">
          <w:rPr>
            <w:lang w:val="en"/>
          </w:rPr>
          <w:delText xml:space="preserve">. </w:delText>
        </w:r>
        <w:r w:rsidR="004A49DF" w:rsidDel="00DD4296">
          <w:rPr>
            <w:rStyle w:val="hps"/>
            <w:lang w:val="en"/>
          </w:rPr>
          <w:delText>To</w:delText>
        </w:r>
        <w:r w:rsidR="004A49DF" w:rsidDel="00DD4296">
          <w:rPr>
            <w:lang w:val="en"/>
          </w:rPr>
          <w:delText xml:space="preserve"> </w:delText>
        </w:r>
        <w:r w:rsidR="004A49DF" w:rsidDel="00DD4296">
          <w:rPr>
            <w:rStyle w:val="hps"/>
            <w:lang w:val="en"/>
          </w:rPr>
          <w:delText>solve the problem</w:delText>
        </w:r>
        <w:r w:rsidR="004A49DF" w:rsidDel="00DD4296">
          <w:rPr>
            <w:lang w:val="en"/>
          </w:rPr>
          <w:delText xml:space="preserve"> </w:delText>
        </w:r>
        <w:r w:rsidR="004A49DF" w:rsidDel="00DD4296">
          <w:rPr>
            <w:rStyle w:val="hps"/>
            <w:lang w:val="en"/>
          </w:rPr>
          <w:delText>of</w:delText>
        </w:r>
        <w:r w:rsidR="004A49DF" w:rsidDel="00DD4296">
          <w:rPr>
            <w:lang w:val="en"/>
          </w:rPr>
          <w:delText xml:space="preserve"> </w:delText>
        </w:r>
        <w:r w:rsidR="004A49DF" w:rsidDel="00DD4296">
          <w:rPr>
            <w:rStyle w:val="hps"/>
            <w:lang w:val="en"/>
          </w:rPr>
          <w:delText>overwriting</w:delText>
        </w:r>
        <w:r w:rsidR="004A49DF" w:rsidDel="00DD4296">
          <w:rPr>
            <w:lang w:val="en"/>
          </w:rPr>
          <w:delText xml:space="preserve"> </w:delText>
        </w:r>
        <w:r w:rsidR="004A49DF" w:rsidDel="00DD4296">
          <w:rPr>
            <w:rStyle w:val="hps"/>
            <w:lang w:val="en"/>
          </w:rPr>
          <w:delText>errors</w:delText>
        </w:r>
        <w:r w:rsidR="004A49DF" w:rsidDel="00DD4296">
          <w:rPr>
            <w:lang w:val="en"/>
          </w:rPr>
          <w:delText xml:space="preserve"> </w:delText>
        </w:r>
        <w:r w:rsidR="004A49DF" w:rsidDel="00DD4296">
          <w:rPr>
            <w:rStyle w:val="hps"/>
            <w:lang w:val="en"/>
          </w:rPr>
          <w:delText>and</w:delText>
        </w:r>
        <w:r w:rsidR="004A49DF" w:rsidDel="00DD4296">
          <w:rPr>
            <w:lang w:val="en"/>
          </w:rPr>
          <w:delText xml:space="preserve"> </w:delText>
        </w:r>
        <w:r w:rsidR="004A49DF" w:rsidDel="00DD4296">
          <w:rPr>
            <w:rStyle w:val="hps"/>
            <w:lang w:val="en"/>
          </w:rPr>
          <w:delText>to</w:delText>
        </w:r>
        <w:r w:rsidR="004A49DF" w:rsidDel="00DD4296">
          <w:rPr>
            <w:lang w:val="en"/>
          </w:rPr>
          <w:delText xml:space="preserve"> </w:delText>
        </w:r>
        <w:r w:rsidR="004A49DF" w:rsidDel="00DD4296">
          <w:rPr>
            <w:rStyle w:val="hps"/>
            <w:lang w:val="en"/>
          </w:rPr>
          <w:delText>exit the</w:delText>
        </w:r>
        <w:r w:rsidR="004A49DF" w:rsidDel="00DD4296">
          <w:rPr>
            <w:lang w:val="en"/>
          </w:rPr>
          <w:delText xml:space="preserve"> </w:delText>
        </w:r>
        <w:r w:rsidR="004A49DF" w:rsidDel="00DD4296">
          <w:rPr>
            <w:rStyle w:val="hps"/>
            <w:lang w:val="en"/>
          </w:rPr>
          <w:delText>exception</w:delText>
        </w:r>
        <w:r w:rsidR="004A49DF" w:rsidDel="00DD4296">
          <w:rPr>
            <w:lang w:val="en"/>
          </w:rPr>
          <w:delText xml:space="preserve"> </w:delText>
        </w:r>
        <w:r w:rsidR="004A49DF" w:rsidDel="00DD4296">
          <w:rPr>
            <w:rStyle w:val="hps"/>
            <w:lang w:val="en"/>
          </w:rPr>
          <w:delText>actually</w:delText>
        </w:r>
        <w:r w:rsidR="004A49DF" w:rsidDel="00DD4296">
          <w:rPr>
            <w:lang w:val="en"/>
          </w:rPr>
          <w:delText xml:space="preserve"> </w:delText>
        </w:r>
        <w:r w:rsidR="004A49DF" w:rsidDel="00DD4296">
          <w:rPr>
            <w:rStyle w:val="hps"/>
            <w:lang w:val="en"/>
          </w:rPr>
          <w:delText>unleashed</w:delText>
        </w:r>
        <w:r w:rsidR="004A49DF" w:rsidDel="00DD4296">
          <w:rPr>
            <w:lang w:val="en"/>
          </w:rPr>
          <w:delText xml:space="preserve"> </w:delText>
        </w:r>
        <w:r w:rsidR="004A49DF" w:rsidDel="00DD4296">
          <w:rPr>
            <w:rStyle w:val="hps"/>
            <w:lang w:val="en"/>
          </w:rPr>
          <w:delText>by the object</w:delText>
        </w:r>
        <w:r w:rsidR="004A49DF" w:rsidDel="00DD4296">
          <w:rPr>
            <w:lang w:val="en"/>
          </w:rPr>
          <w:delText xml:space="preserve"> </w:delText>
        </w:r>
        <w:r w:rsidR="004A49DF" w:rsidDel="00DD4296">
          <w:rPr>
            <w:rStyle w:val="hps"/>
            <w:lang w:val="en"/>
          </w:rPr>
          <w:delText>that</w:delText>
        </w:r>
        <w:r w:rsidR="004A49DF" w:rsidDel="00DD4296">
          <w:rPr>
            <w:lang w:val="en"/>
          </w:rPr>
          <w:delText xml:space="preserve"> </w:delText>
        </w:r>
        <w:r w:rsidR="004A49DF" w:rsidDel="00DD4296">
          <w:rPr>
            <w:rStyle w:val="hps"/>
            <w:lang w:val="en"/>
          </w:rPr>
          <w:delText>triggered it</w:delText>
        </w:r>
        <w:r w:rsidR="004A49DF" w:rsidDel="00DD4296">
          <w:rPr>
            <w:lang w:val="en"/>
          </w:rPr>
          <w:delText xml:space="preserve">, you </w:delText>
        </w:r>
        <w:r w:rsidR="004A49DF" w:rsidDel="00DD4296">
          <w:rPr>
            <w:rStyle w:val="hps"/>
            <w:lang w:val="en"/>
          </w:rPr>
          <w:delText>need to either</w:delText>
        </w:r>
        <w:r w:rsidR="004A49DF" w:rsidDel="00DD4296">
          <w:rPr>
            <w:lang w:val="en"/>
          </w:rPr>
          <w:delText xml:space="preserve"> </w:delText>
        </w:r>
        <w:r w:rsidR="004A49DF" w:rsidDel="00DD4296">
          <w:rPr>
            <w:rStyle w:val="hps"/>
            <w:lang w:val="en"/>
          </w:rPr>
          <w:delText>use this</w:delText>
        </w:r>
        <w:r w:rsidR="004A49DF" w:rsidDel="00DD4296">
          <w:rPr>
            <w:lang w:val="en"/>
          </w:rPr>
          <w:delText xml:space="preserve"> </w:delText>
        </w:r>
        <w:r w:rsidR="004A49DF" w:rsidDel="00DD4296">
          <w:rPr>
            <w:rStyle w:val="hps"/>
            <w:lang w:val="en"/>
          </w:rPr>
          <w:delText>statement</w:delText>
        </w:r>
      </w:del>
      <w:r w:rsidR="004A49DF">
        <w:rPr>
          <w:rStyle w:val="hps"/>
          <w:lang w:val="en"/>
        </w:rPr>
        <w:t>:</w:t>
      </w:r>
    </w:p>
    <w:p w:rsidR="00AD6B06" w:rsidRPr="00E92FB3" w:rsidRDefault="00AD6B06" w:rsidP="00A94F24">
      <w:pPr>
        <w:autoSpaceDE w:val="0"/>
        <w:autoSpaceDN w:val="0"/>
        <w:adjustRightInd w:val="0"/>
        <w:spacing w:before="0" w:after="0" w:line="240" w:lineRule="auto"/>
        <w:rPr>
          <w:rFonts w:ascii="Consolas" w:hAnsi="Consolas" w:cs="Consolas"/>
          <w:color w:val="0000FF"/>
          <w:sz w:val="19"/>
          <w:szCs w:val="19"/>
          <w:highlight w:val="white"/>
          <w:lang w:val="en-US"/>
        </w:rPr>
      </w:pP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FF"/>
          <w:sz w:val="19"/>
          <w:szCs w:val="19"/>
          <w:highlight w:val="white"/>
          <w:lang w:val="en-US"/>
        </w:rPr>
        <w:t>try</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FF"/>
          <w:sz w:val="19"/>
          <w:szCs w:val="19"/>
          <w:highlight w:val="white"/>
          <w:lang w:val="en-US"/>
        </w:rPr>
        <w:t>catch</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SdmxException</w:t>
      </w:r>
      <w:r w:rsidRPr="00E92FB3">
        <w:rPr>
          <w:rFonts w:ascii="Consolas" w:hAnsi="Consolas" w:cs="Consolas"/>
          <w:color w:val="000000"/>
          <w:sz w:val="19"/>
          <w:szCs w:val="19"/>
          <w:highlight w:val="white"/>
          <w:lang w:val="en-US"/>
        </w:rPr>
        <w:t xml:space="preserve">) { </w:t>
      </w:r>
      <w:r w:rsidRPr="00E92FB3">
        <w:rPr>
          <w:rFonts w:ascii="Consolas" w:hAnsi="Consolas" w:cs="Consolas"/>
          <w:color w:val="0000FF"/>
          <w:sz w:val="19"/>
          <w:szCs w:val="19"/>
          <w:highlight w:val="white"/>
          <w:lang w:val="en-US"/>
        </w:rPr>
        <w:t>throw</w:t>
      </w:r>
      <w:r w:rsidRPr="00E92FB3">
        <w:rPr>
          <w:rFonts w:ascii="Consolas" w:hAnsi="Consolas" w:cs="Consolas"/>
          <w:color w:val="000000"/>
          <w:sz w:val="19"/>
          <w:szCs w:val="19"/>
          <w:highlight w:val="white"/>
          <w:lang w:val="en-US"/>
        </w:rPr>
        <w:t>; }</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FF"/>
          <w:sz w:val="19"/>
          <w:szCs w:val="19"/>
          <w:highlight w:val="white"/>
          <w:lang w:val="en-US"/>
        </w:rPr>
        <w:t>catch</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Exception</w:t>
      </w:r>
      <w:r w:rsidRPr="00E92FB3">
        <w:rPr>
          <w:rFonts w:ascii="Consolas" w:hAnsi="Consolas" w:cs="Consolas"/>
          <w:color w:val="000000"/>
          <w:sz w:val="19"/>
          <w:szCs w:val="19"/>
          <w:highlight w:val="white"/>
          <w:lang w:val="en-US"/>
        </w:rPr>
        <w:t xml:space="preserve"> ex)</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w:t>
      </w:r>
    </w:p>
    <w:p w:rsidR="00A94F24" w:rsidRPr="00E92FB3" w:rsidRDefault="00A94F24" w:rsidP="00A94F24">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FF"/>
          <w:sz w:val="19"/>
          <w:szCs w:val="19"/>
          <w:highlight w:val="white"/>
          <w:lang w:val="en-US"/>
        </w:rPr>
        <w:t xml:space="preserve"> throw</w:t>
      </w:r>
      <w:r w:rsidRPr="00E92FB3">
        <w:rPr>
          <w:rFonts w:ascii="Consolas" w:hAnsi="Consolas" w:cs="Consolas"/>
          <w:color w:val="000000"/>
          <w:sz w:val="19"/>
          <w:szCs w:val="19"/>
          <w:highlight w:val="white"/>
          <w:lang w:val="en-US"/>
        </w:rPr>
        <w:t xml:space="preserve"> </w:t>
      </w:r>
      <w:r w:rsidRPr="00E92FB3">
        <w:rPr>
          <w:rFonts w:ascii="Consolas" w:hAnsi="Consolas" w:cs="Consolas"/>
          <w:color w:val="0000FF"/>
          <w:sz w:val="19"/>
          <w:szCs w:val="19"/>
          <w:highlight w:val="white"/>
          <w:lang w:val="en-US"/>
        </w:rPr>
        <w:t>new</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SdmxException</w:t>
      </w:r>
      <w:r w:rsidRPr="00E92FB3">
        <w:rPr>
          <w:rFonts w:ascii="Consolas" w:hAnsi="Consolas" w:cs="Consolas"/>
          <w:color w:val="000000"/>
          <w:sz w:val="19"/>
          <w:szCs w:val="19"/>
          <w:highlight w:val="white"/>
          <w:lang w:val="en-US"/>
        </w:rPr>
        <w:t>(</w:t>
      </w:r>
      <w:r w:rsidRPr="00E92FB3">
        <w:rPr>
          <w:rFonts w:ascii="Consolas" w:hAnsi="Consolas" w:cs="Consolas"/>
          <w:color w:val="0000FF"/>
          <w:sz w:val="19"/>
          <w:szCs w:val="19"/>
          <w:highlight w:val="white"/>
          <w:lang w:val="en-US"/>
        </w:rPr>
        <w:t>this</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FlyExceptionObject</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FlyExceptionTypeEnum</w:t>
      </w:r>
      <w:r w:rsidRPr="00E92FB3">
        <w:rPr>
          <w:rFonts w:ascii="Consolas" w:hAnsi="Consolas" w:cs="Consolas"/>
          <w:color w:val="000000"/>
          <w:sz w:val="19"/>
          <w:szCs w:val="19"/>
          <w:highlight w:val="white"/>
          <w:lang w:val="en-US"/>
        </w:rPr>
        <w:t>.CreateImmutable, ex);</w:t>
      </w:r>
    </w:p>
    <w:p w:rsidR="00A94F24" w:rsidRPr="00E92FB3" w:rsidRDefault="00A94F24" w:rsidP="00A94F24">
      <w:pPr>
        <w:autoSpaceDE w:val="0"/>
        <w:autoSpaceDN w:val="0"/>
        <w:adjustRightInd w:val="0"/>
        <w:spacing w:before="0" w:after="0" w:line="240" w:lineRule="auto"/>
        <w:rPr>
          <w:lang w:val="en-US"/>
        </w:rPr>
      </w:pPr>
      <w:r w:rsidRPr="00E92FB3">
        <w:rPr>
          <w:rFonts w:ascii="Consolas" w:hAnsi="Consolas" w:cs="Consolas"/>
          <w:color w:val="000000"/>
          <w:sz w:val="19"/>
          <w:szCs w:val="19"/>
          <w:highlight w:val="white"/>
          <w:lang w:val="en-US"/>
        </w:rPr>
        <w:t>}</w:t>
      </w:r>
    </w:p>
    <w:p w:rsidR="00A30D24" w:rsidRPr="00E92FB3" w:rsidRDefault="00A30D24">
      <w:pPr>
        <w:rPr>
          <w:u w:val="single"/>
          <w:lang w:val="en-US"/>
        </w:rPr>
      </w:pPr>
      <w:r w:rsidRPr="00E92FB3">
        <w:rPr>
          <w:u w:val="single"/>
          <w:lang w:val="en-US"/>
        </w:rPr>
        <w:br w:type="page"/>
      </w:r>
    </w:p>
    <w:p w:rsidR="00D105A0" w:rsidRPr="00E92FB3" w:rsidRDefault="00D105A0" w:rsidP="00D05C75">
      <w:pPr>
        <w:pStyle w:val="Titolo3"/>
        <w:rPr>
          <w:lang w:val="en-US"/>
        </w:rPr>
      </w:pPr>
      <w:bookmarkStart w:id="381" w:name="_Toc408584685"/>
      <w:r w:rsidRPr="00E92FB3">
        <w:rPr>
          <w:lang w:val="en-US"/>
        </w:rPr>
        <w:lastRenderedPageBreak/>
        <w:t>FlyLog</w:t>
      </w:r>
      <w:bookmarkEnd w:id="381"/>
    </w:p>
    <w:p w:rsidR="009909D6" w:rsidRDefault="009909D6" w:rsidP="005B37EF">
      <w:pPr>
        <w:autoSpaceDE w:val="0"/>
        <w:autoSpaceDN w:val="0"/>
        <w:adjustRightInd w:val="0"/>
        <w:spacing w:before="0" w:after="0" w:line="240" w:lineRule="auto"/>
        <w:rPr>
          <w:rStyle w:val="hps"/>
          <w:lang w:val="en"/>
        </w:rPr>
      </w:pPr>
    </w:p>
    <w:p w:rsidR="00FF06FD" w:rsidRDefault="00FF06FD" w:rsidP="005B37EF">
      <w:pPr>
        <w:autoSpaceDE w:val="0"/>
        <w:autoSpaceDN w:val="0"/>
        <w:adjustRightInd w:val="0"/>
        <w:spacing w:before="0" w:after="0" w:line="240" w:lineRule="auto"/>
        <w:rPr>
          <w:lang w:val="en"/>
        </w:rPr>
      </w:pPr>
      <w:r>
        <w:rPr>
          <w:rStyle w:val="hps"/>
          <w:lang w:val="en"/>
        </w:rPr>
        <w:t>FlyLog</w:t>
      </w:r>
      <w:r>
        <w:rPr>
          <w:lang w:val="en"/>
        </w:rPr>
        <w:t xml:space="preserve"> </w:t>
      </w:r>
      <w:r>
        <w:rPr>
          <w:rStyle w:val="hps"/>
          <w:lang w:val="en"/>
        </w:rPr>
        <w:t>is</w:t>
      </w:r>
      <w:r>
        <w:rPr>
          <w:lang w:val="en"/>
        </w:rPr>
        <w:t xml:space="preserve"> </w:t>
      </w:r>
      <w:r>
        <w:rPr>
          <w:rStyle w:val="hps"/>
          <w:lang w:val="en"/>
        </w:rPr>
        <w:t xml:space="preserve">a project </w:t>
      </w:r>
      <w:ins w:id="382" w:author="Roberto Pompei" w:date="2015-01-14T14:45:00Z">
        <w:r w:rsidR="00A151BC" w:rsidRPr="00A151BC">
          <w:rPr>
            <w:rStyle w:val="hps"/>
            <w:lang w:val="en"/>
          </w:rPr>
          <w:t>that concerns only the log writing of whole application.</w:t>
        </w:r>
      </w:ins>
      <w:del w:id="383" w:author="Roberto Pompei" w:date="2015-01-14T14:45:00Z">
        <w:r w:rsidDel="00A151BC">
          <w:rPr>
            <w:rStyle w:val="hps"/>
            <w:lang w:val="en"/>
          </w:rPr>
          <w:delText>to</w:delText>
        </w:r>
        <w:r w:rsidDel="00A151BC">
          <w:rPr>
            <w:lang w:val="en"/>
          </w:rPr>
          <w:delText xml:space="preserve"> </w:delText>
        </w:r>
        <w:r w:rsidDel="00A151BC">
          <w:rPr>
            <w:rStyle w:val="hps"/>
            <w:lang w:val="en"/>
          </w:rPr>
          <w:delText>write only</w:delText>
        </w:r>
        <w:r w:rsidDel="00A151BC">
          <w:rPr>
            <w:lang w:val="en"/>
          </w:rPr>
          <w:delText xml:space="preserve"> </w:delText>
        </w:r>
        <w:r w:rsidDel="00A151BC">
          <w:rPr>
            <w:rStyle w:val="hps"/>
            <w:lang w:val="en"/>
          </w:rPr>
          <w:delText>the</w:delText>
        </w:r>
        <w:r w:rsidDel="00A151BC">
          <w:rPr>
            <w:lang w:val="en"/>
          </w:rPr>
          <w:delText xml:space="preserve"> </w:delText>
        </w:r>
        <w:r w:rsidDel="00A151BC">
          <w:rPr>
            <w:rStyle w:val="hps"/>
            <w:lang w:val="en"/>
          </w:rPr>
          <w:delText>log</w:delText>
        </w:r>
        <w:r w:rsidDel="00A151BC">
          <w:rPr>
            <w:lang w:val="en"/>
          </w:rPr>
          <w:delText xml:space="preserve"> </w:delText>
        </w:r>
        <w:r w:rsidDel="00A151BC">
          <w:rPr>
            <w:rStyle w:val="hps"/>
            <w:lang w:val="en"/>
          </w:rPr>
          <w:delText>of the whole application</w:delText>
        </w:r>
      </w:del>
      <w:r>
        <w:rPr>
          <w:lang w:val="en"/>
        </w:rPr>
        <w:t xml:space="preserve">. </w:t>
      </w:r>
      <w:del w:id="384" w:author="Roberto Pompei" w:date="2015-01-14T14:48:00Z">
        <w:r w:rsidDel="00A151BC">
          <w:rPr>
            <w:rStyle w:val="hps"/>
            <w:lang w:val="en"/>
          </w:rPr>
          <w:delText>Indeed</w:delText>
        </w:r>
        <w:r w:rsidDel="00A151BC">
          <w:rPr>
            <w:lang w:val="en"/>
          </w:rPr>
          <w:delText xml:space="preserve"> </w:delText>
        </w:r>
        <w:r w:rsidDel="00A151BC">
          <w:rPr>
            <w:rStyle w:val="hps"/>
            <w:lang w:val="en"/>
          </w:rPr>
          <w:delText>its reference</w:delText>
        </w:r>
        <w:r w:rsidDel="00A151BC">
          <w:rPr>
            <w:lang w:val="en"/>
          </w:rPr>
          <w:delText xml:space="preserve"> </w:delText>
        </w:r>
        <w:r w:rsidDel="00A151BC">
          <w:rPr>
            <w:rStyle w:val="hps"/>
            <w:lang w:val="en"/>
          </w:rPr>
          <w:delText>we can find</w:delText>
        </w:r>
        <w:r w:rsidDel="00A151BC">
          <w:rPr>
            <w:lang w:val="en"/>
          </w:rPr>
          <w:delText xml:space="preserve"> </w:delText>
        </w:r>
        <w:r w:rsidDel="00A151BC">
          <w:rPr>
            <w:rStyle w:val="hps"/>
            <w:lang w:val="en"/>
          </w:rPr>
          <w:delText>in</w:delText>
        </w:r>
        <w:r w:rsidDel="00A151BC">
          <w:rPr>
            <w:lang w:val="en"/>
          </w:rPr>
          <w:delText xml:space="preserve"> </w:delText>
        </w:r>
        <w:r w:rsidDel="00A151BC">
          <w:rPr>
            <w:rStyle w:val="hps"/>
            <w:lang w:val="en"/>
          </w:rPr>
          <w:delText>all</w:delText>
        </w:r>
      </w:del>
      <w:ins w:id="385" w:author="Roberto Pompei" w:date="2015-01-14T14:48:00Z">
        <w:r w:rsidR="00A151BC">
          <w:rPr>
            <w:rStyle w:val="hps"/>
            <w:lang w:val="en"/>
          </w:rPr>
          <w:t>The Flylog reference is in all the</w:t>
        </w:r>
      </w:ins>
      <w:r>
        <w:rPr>
          <w:rStyle w:val="hps"/>
          <w:lang w:val="en"/>
        </w:rPr>
        <w:t xml:space="preserve"> other projects</w:t>
      </w:r>
      <w:r>
        <w:rPr>
          <w:lang w:val="en"/>
        </w:rPr>
        <w:t>.</w:t>
      </w:r>
      <w:r>
        <w:rPr>
          <w:lang w:val="en"/>
        </w:rPr>
        <w:br/>
      </w:r>
      <w:del w:id="386" w:author="Roberto Pompei" w:date="2015-01-14T14:53:00Z">
        <w:r w:rsidDel="00A716B9">
          <w:rPr>
            <w:rStyle w:val="hps"/>
            <w:lang w:val="en"/>
          </w:rPr>
          <w:delText>To write a</w:delText>
        </w:r>
        <w:r w:rsidDel="00A716B9">
          <w:rPr>
            <w:lang w:val="en"/>
          </w:rPr>
          <w:delText xml:space="preserve"> </w:delText>
        </w:r>
        <w:r w:rsidDel="00A716B9">
          <w:rPr>
            <w:rStyle w:val="hps"/>
            <w:lang w:val="en"/>
          </w:rPr>
          <w:delText>Log</w:delText>
        </w:r>
        <w:r w:rsidDel="00A716B9">
          <w:rPr>
            <w:lang w:val="en"/>
          </w:rPr>
          <w:delText xml:space="preserve"> </w:delText>
        </w:r>
        <w:r w:rsidDel="00A716B9">
          <w:rPr>
            <w:rStyle w:val="hps"/>
            <w:lang w:val="en"/>
          </w:rPr>
          <w:delText>simply write</w:delText>
        </w:r>
      </w:del>
      <w:ins w:id="387" w:author="Roberto Pompei" w:date="2015-01-14T14:53:00Z">
        <w:r w:rsidR="00A716B9">
          <w:rPr>
            <w:rStyle w:val="hps"/>
            <w:lang w:val="en"/>
          </w:rPr>
          <w:t>To writing a Log is necessary write</w:t>
        </w:r>
      </w:ins>
      <w:r>
        <w:rPr>
          <w:lang w:val="en"/>
        </w:rPr>
        <w:t>:</w:t>
      </w:r>
    </w:p>
    <w:p w:rsidR="00FF06FD" w:rsidRDefault="00FF06FD" w:rsidP="005B37EF">
      <w:pPr>
        <w:autoSpaceDE w:val="0"/>
        <w:autoSpaceDN w:val="0"/>
        <w:adjustRightInd w:val="0"/>
        <w:spacing w:before="0" w:after="0" w:line="240" w:lineRule="auto"/>
        <w:rPr>
          <w:lang w:val="en"/>
        </w:rPr>
      </w:pPr>
    </w:p>
    <w:p w:rsidR="005B37EF" w:rsidRPr="00E92FB3" w:rsidRDefault="005B37EF" w:rsidP="005B37EF">
      <w:p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OnTheFlyLog.</w:t>
      </w:r>
      <w:r w:rsidRPr="00E92FB3">
        <w:rPr>
          <w:rFonts w:ascii="Consolas" w:hAnsi="Consolas" w:cs="Consolas"/>
          <w:color w:val="2B91AF"/>
          <w:sz w:val="19"/>
          <w:szCs w:val="19"/>
          <w:highlight w:val="white"/>
          <w:lang w:val="en-US"/>
        </w:rPr>
        <w:t>FlyLog</w:t>
      </w:r>
      <w:r w:rsidRPr="00E92FB3">
        <w:rPr>
          <w:rFonts w:ascii="Consolas" w:hAnsi="Consolas" w:cs="Consolas"/>
          <w:color w:val="000000"/>
          <w:sz w:val="19"/>
          <w:szCs w:val="19"/>
          <w:highlight w:val="white"/>
          <w:lang w:val="en-US"/>
        </w:rPr>
        <w:t>.WriteLog(</w:t>
      </w:r>
      <w:r w:rsidRPr="00E92FB3">
        <w:rPr>
          <w:rFonts w:ascii="Consolas" w:hAnsi="Consolas" w:cs="Consolas"/>
          <w:color w:val="0000FF"/>
          <w:sz w:val="19"/>
          <w:szCs w:val="19"/>
          <w:highlight w:val="white"/>
          <w:lang w:val="en-US"/>
        </w:rPr>
        <w:t>this</w:t>
      </w:r>
      <w:r w:rsidRPr="00E92FB3">
        <w:rPr>
          <w:rFonts w:ascii="Consolas" w:hAnsi="Consolas" w:cs="Consolas"/>
          <w:color w:val="000000"/>
          <w:sz w:val="19"/>
          <w:szCs w:val="19"/>
          <w:highlight w:val="white"/>
          <w:lang w:val="en-US"/>
        </w:rPr>
        <w:t xml:space="preserve">, </w:t>
      </w:r>
      <w:r w:rsidRPr="00E92FB3">
        <w:rPr>
          <w:rFonts w:ascii="Consolas" w:hAnsi="Consolas" w:cs="Consolas"/>
          <w:color w:val="2B91AF"/>
          <w:sz w:val="19"/>
          <w:szCs w:val="19"/>
          <w:highlight w:val="white"/>
          <w:lang w:val="en-US"/>
        </w:rPr>
        <w:t>FlyLog</w:t>
      </w:r>
      <w:r w:rsidRPr="00E92FB3">
        <w:rPr>
          <w:rFonts w:ascii="Consolas" w:hAnsi="Consolas" w:cs="Consolas"/>
          <w:color w:val="000000"/>
          <w:sz w:val="19"/>
          <w:szCs w:val="19"/>
          <w:highlight w:val="white"/>
          <w:lang w:val="en-US"/>
        </w:rPr>
        <w:t>.</w:t>
      </w:r>
      <w:r w:rsidRPr="00E92FB3">
        <w:rPr>
          <w:rFonts w:ascii="Consolas" w:hAnsi="Consolas" w:cs="Consolas"/>
          <w:color w:val="2B91AF"/>
          <w:sz w:val="19"/>
          <w:szCs w:val="19"/>
          <w:highlight w:val="white"/>
          <w:lang w:val="en-US"/>
        </w:rPr>
        <w:t>LogTypeEnum</w:t>
      </w:r>
      <w:r w:rsidRPr="00E92FB3">
        <w:rPr>
          <w:rFonts w:ascii="Consolas" w:hAnsi="Consolas" w:cs="Consolas"/>
          <w:color w:val="000000"/>
          <w:sz w:val="19"/>
          <w:szCs w:val="19"/>
          <w:highlight w:val="white"/>
          <w:lang w:val="en-US"/>
        </w:rPr>
        <w:t xml:space="preserve">.Error, </w:t>
      </w:r>
      <w:r w:rsidRPr="00E92FB3">
        <w:rPr>
          <w:rFonts w:ascii="Consolas" w:hAnsi="Consolas" w:cs="Consolas"/>
          <w:color w:val="A31515"/>
          <w:sz w:val="19"/>
          <w:szCs w:val="19"/>
          <w:highlight w:val="white"/>
          <w:lang w:val="en-US"/>
        </w:rPr>
        <w:t>"text log”</w:t>
      </w:r>
      <w:r w:rsidRPr="00E92FB3">
        <w:rPr>
          <w:rFonts w:ascii="Consolas" w:hAnsi="Consolas" w:cs="Consolas"/>
          <w:color w:val="000000"/>
          <w:sz w:val="19"/>
          <w:szCs w:val="19"/>
          <w:highlight w:val="white"/>
          <w:lang w:val="en-US"/>
        </w:rPr>
        <w:t>);</w:t>
      </w:r>
    </w:p>
    <w:p w:rsidR="005B37EF" w:rsidRPr="00E92FB3" w:rsidRDefault="005B37EF" w:rsidP="005B37EF">
      <w:pPr>
        <w:autoSpaceDE w:val="0"/>
        <w:autoSpaceDN w:val="0"/>
        <w:adjustRightInd w:val="0"/>
        <w:spacing w:before="0" w:after="0" w:line="240" w:lineRule="auto"/>
        <w:rPr>
          <w:lang w:val="en-US"/>
        </w:rPr>
      </w:pPr>
    </w:p>
    <w:p w:rsidR="005B37EF" w:rsidRPr="00E92FB3" w:rsidRDefault="00FF06FD" w:rsidP="005B37EF">
      <w:pPr>
        <w:autoSpaceDE w:val="0"/>
        <w:autoSpaceDN w:val="0"/>
        <w:adjustRightInd w:val="0"/>
        <w:spacing w:before="0" w:after="0" w:line="240" w:lineRule="auto"/>
        <w:rPr>
          <w:lang w:val="en-US"/>
        </w:rPr>
      </w:pPr>
      <w:r w:rsidRPr="00E92FB3">
        <w:rPr>
          <w:lang w:val="en-US"/>
        </w:rPr>
        <w:t>The signature of</w:t>
      </w:r>
      <w:ins w:id="388" w:author="Roberto Pompei" w:date="2015-01-14T14:41:00Z">
        <w:r w:rsidR="00A151BC">
          <w:rPr>
            <w:lang w:val="en-US"/>
          </w:rPr>
          <w:t xml:space="preserve"> </w:t>
        </w:r>
      </w:ins>
      <w:r w:rsidRPr="00E92FB3">
        <w:rPr>
          <w:lang w:val="en-US"/>
        </w:rPr>
        <w:t>static method named</w:t>
      </w:r>
      <w:r w:rsidR="005B37EF" w:rsidRPr="00E92FB3">
        <w:rPr>
          <w:lang w:val="en-US"/>
        </w:rPr>
        <w:t xml:space="preserve"> </w:t>
      </w:r>
      <w:r w:rsidR="005B37EF" w:rsidRPr="00E92FB3">
        <w:rPr>
          <w:rFonts w:ascii="Consolas" w:hAnsi="Consolas" w:cs="Consolas"/>
          <w:color w:val="2B91AF"/>
          <w:sz w:val="19"/>
          <w:szCs w:val="19"/>
          <w:highlight w:val="white"/>
          <w:lang w:val="en-US"/>
        </w:rPr>
        <w:t>FlyLog</w:t>
      </w:r>
      <w:r w:rsidR="005B37EF" w:rsidRPr="00E92FB3">
        <w:rPr>
          <w:rFonts w:ascii="Consolas" w:hAnsi="Consolas" w:cs="Consolas"/>
          <w:color w:val="000000"/>
          <w:sz w:val="19"/>
          <w:szCs w:val="19"/>
          <w:highlight w:val="white"/>
          <w:lang w:val="en-US"/>
        </w:rPr>
        <w:t>.WriteLog</w:t>
      </w:r>
      <w:r w:rsidR="005B37EF" w:rsidRPr="00E92FB3">
        <w:rPr>
          <w:rFonts w:ascii="Consolas" w:hAnsi="Consolas" w:cs="Consolas"/>
          <w:color w:val="000000"/>
          <w:sz w:val="19"/>
          <w:szCs w:val="19"/>
          <w:lang w:val="en-US"/>
        </w:rPr>
        <w:t xml:space="preserve"> </w:t>
      </w:r>
      <w:r w:rsidRPr="00E92FB3">
        <w:rPr>
          <w:lang w:val="en-US"/>
        </w:rPr>
        <w:t xml:space="preserve">is composed </w:t>
      </w:r>
      <w:ins w:id="389" w:author="Roberto Pompei" w:date="2015-01-14T14:41:00Z">
        <w:r w:rsidR="00A151BC">
          <w:rPr>
            <w:lang w:val="en-US"/>
          </w:rPr>
          <w:t>by</w:t>
        </w:r>
      </w:ins>
      <w:del w:id="390" w:author="Roberto Pompei" w:date="2015-01-14T14:41:00Z">
        <w:r w:rsidRPr="00E92FB3" w:rsidDel="00A151BC">
          <w:rPr>
            <w:lang w:val="en-US"/>
          </w:rPr>
          <w:delText>of</w:delText>
        </w:r>
      </w:del>
      <w:r w:rsidR="005B37EF" w:rsidRPr="00E92FB3">
        <w:rPr>
          <w:lang w:val="en-US"/>
        </w:rPr>
        <w:t>:</w:t>
      </w:r>
    </w:p>
    <w:p w:rsidR="005B37EF" w:rsidRPr="000E7C20" w:rsidRDefault="00FF06FD" w:rsidP="001C147A">
      <w:pPr>
        <w:pStyle w:val="Paragrafoelenco"/>
        <w:numPr>
          <w:ilvl w:val="0"/>
          <w:numId w:val="25"/>
        </w:numPr>
        <w:autoSpaceDE w:val="0"/>
        <w:autoSpaceDN w:val="0"/>
        <w:adjustRightInd w:val="0"/>
        <w:spacing w:before="0" w:after="0" w:line="240" w:lineRule="auto"/>
      </w:pPr>
      <w:r w:rsidRPr="004A49DF">
        <w:t>Object that fired the error</w:t>
      </w:r>
      <w:r w:rsidR="005B37EF">
        <w:t xml:space="preserve"> </w:t>
      </w:r>
    </w:p>
    <w:p w:rsidR="005B37EF" w:rsidRPr="005B37EF" w:rsidRDefault="005B37EF" w:rsidP="001C147A">
      <w:pPr>
        <w:pStyle w:val="Paragrafoelenco"/>
        <w:numPr>
          <w:ilvl w:val="0"/>
          <w:numId w:val="25"/>
        </w:numPr>
        <w:autoSpaceDE w:val="0"/>
        <w:autoSpaceDN w:val="0"/>
        <w:adjustRightInd w:val="0"/>
        <w:spacing w:before="0" w:after="0" w:line="240" w:lineRule="auto"/>
      </w:pPr>
      <w:r>
        <w:rPr>
          <w:rFonts w:ascii="Consolas" w:hAnsi="Consolas" w:cs="Consolas"/>
          <w:color w:val="2B91AF"/>
          <w:sz w:val="19"/>
          <w:szCs w:val="19"/>
          <w:highlight w:val="white"/>
        </w:rPr>
        <w:t>LogType</w:t>
      </w:r>
    </w:p>
    <w:p w:rsidR="00FF06FD" w:rsidRPr="00FF06FD" w:rsidRDefault="00FF06FD" w:rsidP="001C147A">
      <w:pPr>
        <w:pStyle w:val="Paragrafoelenco"/>
        <w:numPr>
          <w:ilvl w:val="0"/>
          <w:numId w:val="25"/>
        </w:numPr>
        <w:autoSpaceDE w:val="0"/>
        <w:autoSpaceDN w:val="0"/>
        <w:adjustRightInd w:val="0"/>
        <w:spacing w:before="0" w:after="0" w:line="240" w:lineRule="auto"/>
      </w:pPr>
      <w:r>
        <w:rPr>
          <w:rStyle w:val="hps"/>
          <w:lang w:val="en"/>
        </w:rPr>
        <w:t>T</w:t>
      </w:r>
      <w:r w:rsidRPr="00FF06FD">
        <w:rPr>
          <w:rStyle w:val="hps"/>
          <w:lang w:val="en"/>
        </w:rPr>
        <w:t>ext</w:t>
      </w:r>
      <w:r w:rsidRPr="00FF06FD">
        <w:rPr>
          <w:lang w:val="en"/>
        </w:rPr>
        <w:t xml:space="preserve"> </w:t>
      </w:r>
      <w:r w:rsidRPr="00FF06FD">
        <w:rPr>
          <w:rStyle w:val="hps"/>
          <w:lang w:val="en"/>
        </w:rPr>
        <w:t>of the log</w:t>
      </w:r>
      <w:r w:rsidRPr="00FF06FD">
        <w:t xml:space="preserve"> </w:t>
      </w:r>
    </w:p>
    <w:p w:rsidR="005B37EF" w:rsidRPr="00E92FB3" w:rsidRDefault="00FF06FD" w:rsidP="001C147A">
      <w:pPr>
        <w:pStyle w:val="Paragrafoelenco"/>
        <w:numPr>
          <w:ilvl w:val="0"/>
          <w:numId w:val="25"/>
        </w:numPr>
        <w:autoSpaceDE w:val="0"/>
        <w:autoSpaceDN w:val="0"/>
        <w:adjustRightInd w:val="0"/>
        <w:spacing w:before="0" w:after="0" w:line="240" w:lineRule="auto"/>
        <w:rPr>
          <w:lang w:val="en-US"/>
        </w:rPr>
      </w:pPr>
      <w:r w:rsidRPr="00E92FB3">
        <w:rPr>
          <w:lang w:val="en-US"/>
        </w:rPr>
        <w:t>Optional parameter</w:t>
      </w:r>
      <w:r w:rsidR="005B37EF" w:rsidRPr="00E92FB3">
        <w:rPr>
          <w:lang w:val="en-US"/>
        </w:rPr>
        <w:t xml:space="preserve"> </w:t>
      </w:r>
      <w:r>
        <w:rPr>
          <w:rStyle w:val="hps"/>
          <w:lang w:val="en"/>
        </w:rPr>
        <w:t>for the completion of</w:t>
      </w:r>
      <w:r w:rsidRPr="00E92FB3">
        <w:rPr>
          <w:lang w:val="en-US"/>
        </w:rPr>
        <w:t xml:space="preserve"> </w:t>
      </w:r>
      <w:r w:rsidR="005B37EF" w:rsidRPr="00E92FB3">
        <w:rPr>
          <w:lang w:val="en-US"/>
        </w:rPr>
        <w:t>StringBuilder</w:t>
      </w:r>
    </w:p>
    <w:p w:rsidR="005B37EF" w:rsidRPr="00E92FB3" w:rsidRDefault="005B37EF" w:rsidP="005B37EF">
      <w:pPr>
        <w:autoSpaceDE w:val="0"/>
        <w:autoSpaceDN w:val="0"/>
        <w:adjustRightInd w:val="0"/>
        <w:spacing w:before="0" w:after="0" w:line="240" w:lineRule="auto"/>
        <w:rPr>
          <w:lang w:val="en-US"/>
        </w:rPr>
      </w:pPr>
    </w:p>
    <w:p w:rsidR="00FF06FD" w:rsidRDefault="00FF06FD" w:rsidP="00FF06FD">
      <w:pPr>
        <w:autoSpaceDE w:val="0"/>
        <w:autoSpaceDN w:val="0"/>
        <w:adjustRightInd w:val="0"/>
        <w:spacing w:before="0" w:after="0" w:line="240" w:lineRule="auto"/>
        <w:rPr>
          <w:lang w:val="en"/>
        </w:rPr>
      </w:pPr>
      <w:r w:rsidRPr="00E92FB3">
        <w:rPr>
          <w:lang w:val="en-US"/>
        </w:rPr>
        <w:t xml:space="preserve">The </w:t>
      </w:r>
      <w:r w:rsidRPr="00E92FB3">
        <w:rPr>
          <w:u w:val="single"/>
          <w:lang w:val="en-US"/>
        </w:rPr>
        <w:t>Object that fired the error</w:t>
      </w:r>
      <w:r w:rsidRPr="00E92FB3">
        <w:rPr>
          <w:lang w:val="en-US"/>
        </w:rPr>
        <w:t xml:space="preserve"> </w:t>
      </w:r>
      <w:del w:id="391" w:author="Roberto Pompei" w:date="2015-01-14T14:53:00Z">
        <w:r w:rsidDel="00A716B9">
          <w:rPr>
            <w:rStyle w:val="hps"/>
            <w:lang w:val="en"/>
          </w:rPr>
          <w:delText>will</w:delText>
        </w:r>
        <w:r w:rsidDel="00A716B9">
          <w:rPr>
            <w:lang w:val="en"/>
          </w:rPr>
          <w:delText xml:space="preserve"> </w:delText>
        </w:r>
      </w:del>
      <w:r>
        <w:rPr>
          <w:rStyle w:val="hps"/>
          <w:lang w:val="en"/>
        </w:rPr>
        <w:t>compose</w:t>
      </w:r>
      <w:ins w:id="392" w:author="Roberto Pompei" w:date="2015-01-14T14:53:00Z">
        <w:r w:rsidR="00A716B9">
          <w:rPr>
            <w:rStyle w:val="hps"/>
            <w:lang w:val="en"/>
          </w:rPr>
          <w:t>s</w:t>
        </w:r>
      </w:ins>
      <w:r>
        <w:rPr>
          <w:lang w:val="en"/>
        </w:rPr>
        <w:t xml:space="preserve"> </w:t>
      </w:r>
      <w:r>
        <w:rPr>
          <w:rStyle w:val="hps"/>
          <w:lang w:val="en"/>
        </w:rPr>
        <w:t>the Source</w:t>
      </w:r>
      <w:r>
        <w:rPr>
          <w:lang w:val="en"/>
        </w:rPr>
        <w:t xml:space="preserve"> </w:t>
      </w:r>
      <w:r>
        <w:rPr>
          <w:rStyle w:val="hps"/>
          <w:lang w:val="en"/>
        </w:rPr>
        <w:t xml:space="preserve">of the </w:t>
      </w:r>
      <w:ins w:id="393" w:author="Roberto Pompei" w:date="2015-01-14T14:54:00Z">
        <w:r w:rsidR="00A716B9">
          <w:rPr>
            <w:rStyle w:val="hps"/>
            <w:lang w:val="en"/>
          </w:rPr>
          <w:t xml:space="preserve">returning </w:t>
        </w:r>
      </w:ins>
      <w:r>
        <w:rPr>
          <w:rStyle w:val="hps"/>
          <w:lang w:val="en"/>
        </w:rPr>
        <w:t>error message</w:t>
      </w:r>
      <w:del w:id="394" w:author="Roberto Pompei" w:date="2015-01-14T14:54:00Z">
        <w:r w:rsidDel="00A716B9">
          <w:rPr>
            <w:lang w:val="en"/>
          </w:rPr>
          <w:delText xml:space="preserve"> </w:delText>
        </w:r>
        <w:r w:rsidDel="00A716B9">
          <w:rPr>
            <w:rStyle w:val="hps"/>
            <w:lang w:val="en"/>
          </w:rPr>
          <w:delText>the return</w:delText>
        </w:r>
      </w:del>
      <w:r>
        <w:rPr>
          <w:lang w:val="en"/>
        </w:rPr>
        <w:t>.</w:t>
      </w:r>
    </w:p>
    <w:p w:rsidR="00FF06FD" w:rsidRPr="00E92FB3" w:rsidRDefault="00FF06FD" w:rsidP="00FF06FD">
      <w:pPr>
        <w:spacing w:before="0" w:after="0" w:line="240" w:lineRule="auto"/>
        <w:rPr>
          <w:rFonts w:ascii="Times New Roman" w:eastAsia="Times New Roman" w:hAnsi="Times New Roman" w:cs="Times New Roman"/>
          <w:sz w:val="24"/>
          <w:szCs w:val="24"/>
          <w:lang w:val="en-US" w:eastAsia="it-IT"/>
        </w:rPr>
      </w:pPr>
      <w:del w:id="395" w:author="Roberto Pompei" w:date="2015-01-14T14:55:00Z">
        <w:r w:rsidRPr="00E92FB3" w:rsidDel="00A716B9">
          <w:rPr>
            <w:lang w:val="en-US"/>
          </w:rPr>
          <w:delText>You will normally use</w:delText>
        </w:r>
      </w:del>
      <w:ins w:id="396" w:author="Roberto Pompei" w:date="2015-01-14T14:55:00Z">
        <w:r w:rsidR="00A716B9">
          <w:rPr>
            <w:lang w:val="en-US"/>
          </w:rPr>
          <w:t>Usually is used the</w:t>
        </w:r>
      </w:ins>
      <w:r w:rsidRPr="00E92FB3">
        <w:rPr>
          <w:lang w:val="en-US"/>
        </w:rPr>
        <w:t xml:space="preserve"> </w:t>
      </w:r>
      <w:r w:rsidRPr="00E92FB3">
        <w:rPr>
          <w:rFonts w:ascii="Consolas" w:hAnsi="Consolas" w:cs="Consolas"/>
          <w:color w:val="0000FF"/>
          <w:sz w:val="19"/>
          <w:szCs w:val="19"/>
          <w:highlight w:val="white"/>
          <w:lang w:val="en-US"/>
        </w:rPr>
        <w:t>this</w:t>
      </w:r>
      <w:r w:rsidRPr="00E92FB3">
        <w:rPr>
          <w:lang w:val="en-US"/>
        </w:rPr>
        <w:t xml:space="preserve"> </w:t>
      </w:r>
      <w:ins w:id="397" w:author="Roberto Pompei" w:date="2015-01-14T14:55:00Z">
        <w:r w:rsidR="00A716B9" w:rsidRPr="005625FD">
          <w:rPr>
            <w:lang w:val="en-US"/>
          </w:rPr>
          <w:t>command, but if it can't be used (for example if is used in a static method) is used</w:t>
        </w:r>
      </w:ins>
      <w:del w:id="398" w:author="Roberto Pompei" w:date="2015-01-14T14:55:00Z">
        <w:r w:rsidDel="00A716B9">
          <w:rPr>
            <w:rStyle w:val="hps"/>
            <w:lang w:val="en"/>
          </w:rPr>
          <w:delText>if</w:delText>
        </w:r>
        <w:r w:rsidDel="00A716B9">
          <w:rPr>
            <w:lang w:val="en"/>
          </w:rPr>
          <w:delText xml:space="preserve"> </w:delText>
        </w:r>
        <w:r w:rsidDel="00A716B9">
          <w:rPr>
            <w:rStyle w:val="hps"/>
            <w:lang w:val="en"/>
          </w:rPr>
          <w:delText>this is not possible</w:delText>
        </w:r>
        <w:r w:rsidDel="00A716B9">
          <w:rPr>
            <w:lang w:val="en"/>
          </w:rPr>
          <w:delText xml:space="preserve">, </w:delText>
        </w:r>
        <w:r w:rsidDel="00A716B9">
          <w:rPr>
            <w:rStyle w:val="hps"/>
            <w:lang w:val="en"/>
          </w:rPr>
          <w:delText>for</w:delText>
        </w:r>
        <w:r w:rsidDel="00A716B9">
          <w:rPr>
            <w:lang w:val="en"/>
          </w:rPr>
          <w:delText xml:space="preserve"> </w:delText>
        </w:r>
        <w:r w:rsidDel="00A716B9">
          <w:rPr>
            <w:rStyle w:val="hps"/>
            <w:lang w:val="en"/>
          </w:rPr>
          <w:delText>example</w:delText>
        </w:r>
        <w:r w:rsidDel="00A716B9">
          <w:rPr>
            <w:lang w:val="en"/>
          </w:rPr>
          <w:delText xml:space="preserve"> </w:delText>
        </w:r>
        <w:r w:rsidDel="00A716B9">
          <w:rPr>
            <w:rStyle w:val="hps"/>
            <w:lang w:val="en"/>
          </w:rPr>
          <w:delText>because</w:delText>
        </w:r>
        <w:r w:rsidDel="00A716B9">
          <w:rPr>
            <w:lang w:val="en"/>
          </w:rPr>
          <w:delText xml:space="preserve"> </w:delText>
        </w:r>
        <w:r w:rsidDel="00A716B9">
          <w:rPr>
            <w:rStyle w:val="hps"/>
            <w:lang w:val="en"/>
          </w:rPr>
          <w:delText>you are</w:delText>
        </w:r>
        <w:r w:rsidDel="00A716B9">
          <w:rPr>
            <w:lang w:val="en"/>
          </w:rPr>
          <w:delText xml:space="preserve"> </w:delText>
        </w:r>
        <w:r w:rsidDel="00A716B9">
          <w:rPr>
            <w:rStyle w:val="hps"/>
            <w:lang w:val="en"/>
          </w:rPr>
          <w:delText>inside a</w:delText>
        </w:r>
        <w:r w:rsidDel="00A716B9">
          <w:rPr>
            <w:lang w:val="en"/>
          </w:rPr>
          <w:delText xml:space="preserve"> </w:delText>
        </w:r>
        <w:r w:rsidDel="00A716B9">
          <w:rPr>
            <w:rStyle w:val="hps"/>
            <w:lang w:val="en"/>
          </w:rPr>
          <w:delText>static method</w:delText>
        </w:r>
        <w:r w:rsidDel="00A716B9">
          <w:rPr>
            <w:lang w:val="en"/>
          </w:rPr>
          <w:delText xml:space="preserve">, </w:delText>
        </w:r>
        <w:r w:rsidDel="00A716B9">
          <w:rPr>
            <w:rStyle w:val="hps"/>
            <w:lang w:val="en"/>
          </w:rPr>
          <w:delText>you use</w:delText>
        </w:r>
      </w:del>
      <w:r w:rsidRPr="00E92FB3">
        <w:rPr>
          <w:lang w:val="en-US"/>
        </w:rPr>
        <w:t xml:space="preserve"> </w:t>
      </w:r>
      <w:r w:rsidRPr="00E92FB3">
        <w:rPr>
          <w:rFonts w:ascii="Consolas" w:hAnsi="Consolas" w:cs="Consolas"/>
          <w:color w:val="0000FF"/>
          <w:sz w:val="19"/>
          <w:szCs w:val="19"/>
          <w:lang w:val="en-US"/>
        </w:rPr>
        <w:t>Typeof(StaticMethodName)</w:t>
      </w:r>
      <w:r w:rsidRPr="00E92FB3">
        <w:rPr>
          <w:lang w:val="en-US"/>
        </w:rPr>
        <w:t>.</w:t>
      </w:r>
    </w:p>
    <w:p w:rsidR="005B37EF" w:rsidRPr="00E92FB3" w:rsidRDefault="00FF06FD" w:rsidP="00F85427">
      <w:pPr>
        <w:rPr>
          <w:lang w:val="en-US"/>
        </w:rPr>
      </w:pPr>
      <w:r w:rsidRPr="00E92FB3">
        <w:rPr>
          <w:lang w:val="en-US"/>
        </w:rPr>
        <w:t>The</w:t>
      </w:r>
      <w:r w:rsidR="005B37EF" w:rsidRPr="00E92FB3">
        <w:rPr>
          <w:lang w:val="en-US"/>
        </w:rPr>
        <w:t xml:space="preserve"> </w:t>
      </w:r>
      <w:r w:rsidR="005B37EF" w:rsidRPr="00E92FB3">
        <w:rPr>
          <w:u w:val="single"/>
          <w:lang w:val="en-US"/>
        </w:rPr>
        <w:t>LogType</w:t>
      </w:r>
      <w:r w:rsidR="005B37EF" w:rsidRPr="00E92FB3">
        <w:rPr>
          <w:lang w:val="en-US"/>
        </w:rPr>
        <w:t xml:space="preserve"> </w:t>
      </w:r>
      <w:r w:rsidRPr="00E92FB3">
        <w:rPr>
          <w:lang w:val="en-US"/>
        </w:rPr>
        <w:t>is an enumerator composed of:</w:t>
      </w:r>
    </w:p>
    <w:p w:rsidR="005B37EF" w:rsidRPr="005B37EF"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rPr>
      </w:pPr>
      <w:r w:rsidRPr="005B37EF">
        <w:rPr>
          <w:rFonts w:ascii="Consolas" w:hAnsi="Consolas" w:cs="Consolas"/>
          <w:color w:val="000000"/>
          <w:sz w:val="19"/>
          <w:szCs w:val="19"/>
          <w:highlight w:val="white"/>
        </w:rPr>
        <w:t xml:space="preserve">Error </w:t>
      </w:r>
      <w:r w:rsidRPr="005B37EF">
        <w:rPr>
          <w:rFonts w:ascii="Consolas" w:hAnsi="Consolas" w:cs="Consolas"/>
          <w:color w:val="008000"/>
          <w:sz w:val="19"/>
          <w:szCs w:val="19"/>
          <w:highlight w:val="white"/>
        </w:rPr>
        <w:t>Only Error Log</w:t>
      </w:r>
    </w:p>
    <w:p w:rsidR="005B37EF" w:rsidRPr="00E92FB3"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 xml:space="preserve">Warning = </w:t>
      </w:r>
      <w:r w:rsidRPr="00E92FB3">
        <w:rPr>
          <w:rFonts w:ascii="Consolas" w:hAnsi="Consolas" w:cs="Consolas"/>
          <w:color w:val="008000"/>
          <w:sz w:val="19"/>
          <w:szCs w:val="19"/>
          <w:highlight w:val="white"/>
          <w:lang w:val="en-US"/>
        </w:rPr>
        <w:t>Important Log and Error</w:t>
      </w:r>
      <w:r w:rsidRPr="00E92FB3">
        <w:rPr>
          <w:rFonts w:ascii="Consolas" w:hAnsi="Consolas" w:cs="Consolas"/>
          <w:color w:val="000000"/>
          <w:sz w:val="19"/>
          <w:szCs w:val="19"/>
          <w:highlight w:val="white"/>
          <w:lang w:val="en-US"/>
        </w:rPr>
        <w:t>,</w:t>
      </w:r>
    </w:p>
    <w:p w:rsidR="005B37EF" w:rsidRPr="00E92FB3" w:rsidRDefault="005B37EF" w:rsidP="001C147A">
      <w:pPr>
        <w:pStyle w:val="Paragrafoelenco"/>
        <w:numPr>
          <w:ilvl w:val="0"/>
          <w:numId w:val="23"/>
        </w:numPr>
        <w:autoSpaceDE w:val="0"/>
        <w:autoSpaceDN w:val="0"/>
        <w:adjustRightInd w:val="0"/>
        <w:spacing w:before="0" w:after="0" w:line="240" w:lineRule="auto"/>
        <w:rPr>
          <w:rFonts w:ascii="Consolas" w:hAnsi="Consolas" w:cs="Consolas"/>
          <w:color w:val="000000"/>
          <w:sz w:val="19"/>
          <w:szCs w:val="19"/>
          <w:highlight w:val="white"/>
          <w:lang w:val="en-US"/>
        </w:rPr>
      </w:pPr>
      <w:r w:rsidRPr="00E92FB3">
        <w:rPr>
          <w:rFonts w:ascii="Consolas" w:hAnsi="Consolas" w:cs="Consolas"/>
          <w:color w:val="000000"/>
          <w:sz w:val="19"/>
          <w:szCs w:val="19"/>
          <w:highlight w:val="white"/>
          <w:lang w:val="en-US"/>
        </w:rPr>
        <w:t xml:space="preserve">All = </w:t>
      </w:r>
      <w:r w:rsidRPr="00E92FB3">
        <w:rPr>
          <w:rFonts w:ascii="Consolas" w:hAnsi="Consolas" w:cs="Consolas"/>
          <w:color w:val="008000"/>
          <w:sz w:val="19"/>
          <w:szCs w:val="19"/>
          <w:highlight w:val="white"/>
          <w:lang w:val="en-US"/>
        </w:rPr>
        <w:t xml:space="preserve">Debug Mode Log Level All Possible Log </w:t>
      </w:r>
    </w:p>
    <w:p w:rsidR="00997294" w:rsidRPr="00E92FB3" w:rsidRDefault="00997294" w:rsidP="005B37EF">
      <w:pPr>
        <w:autoSpaceDE w:val="0"/>
        <w:autoSpaceDN w:val="0"/>
        <w:adjustRightInd w:val="0"/>
        <w:spacing w:before="0" w:after="0" w:line="240" w:lineRule="auto"/>
        <w:rPr>
          <w:lang w:val="en-US"/>
        </w:rPr>
      </w:pPr>
    </w:p>
    <w:p w:rsidR="005B37EF" w:rsidRPr="00E92FB3" w:rsidRDefault="00FF06FD" w:rsidP="005B37EF">
      <w:pPr>
        <w:autoSpaceDE w:val="0"/>
        <w:autoSpaceDN w:val="0"/>
        <w:adjustRightInd w:val="0"/>
        <w:spacing w:before="0" w:after="0" w:line="240" w:lineRule="auto"/>
        <w:rPr>
          <w:rFonts w:ascii="Consolas" w:hAnsi="Consolas" w:cs="Consolas"/>
          <w:color w:val="000000"/>
          <w:sz w:val="19"/>
          <w:szCs w:val="19"/>
          <w:highlight w:val="white"/>
          <w:lang w:val="en-US"/>
        </w:rPr>
      </w:pPr>
      <w:del w:id="399" w:author="Roberto Pompei" w:date="2015-01-14T14:56:00Z">
        <w:r w:rsidRPr="00E92FB3" w:rsidDel="00A716B9">
          <w:rPr>
            <w:lang w:val="en-US"/>
          </w:rPr>
          <w:delText>For</w:delText>
        </w:r>
        <w:r w:rsidR="005B37EF" w:rsidRPr="00E92FB3" w:rsidDel="00A716B9">
          <w:rPr>
            <w:lang w:val="en-US"/>
          </w:rPr>
          <w:delText xml:space="preserve"> </w:delText>
        </w:r>
      </w:del>
      <w:r w:rsidR="005B37EF" w:rsidRPr="00E92FB3">
        <w:rPr>
          <w:lang w:val="en-US"/>
        </w:rPr>
        <w:t xml:space="preserve">SdmxException </w:t>
      </w:r>
      <w:r w:rsidRPr="00E92FB3">
        <w:rPr>
          <w:lang w:val="en-US"/>
        </w:rPr>
        <w:t>do</w:t>
      </w:r>
      <w:del w:id="400" w:author="Roberto Pompei" w:date="2015-01-14T14:56:00Z">
        <w:r w:rsidRPr="00E92FB3" w:rsidDel="00A716B9">
          <w:rPr>
            <w:lang w:val="en-US"/>
          </w:rPr>
          <w:delText xml:space="preserve"> </w:delText>
        </w:r>
      </w:del>
      <w:r w:rsidRPr="00E92FB3">
        <w:rPr>
          <w:lang w:val="en-US"/>
        </w:rPr>
        <w:t>n</w:t>
      </w:r>
      <w:del w:id="401" w:author="Roberto Pompei" w:date="2015-01-14T14:56:00Z">
        <w:r w:rsidRPr="00E92FB3" w:rsidDel="00A716B9">
          <w:rPr>
            <w:lang w:val="en-US"/>
          </w:rPr>
          <w:delText>o</w:delText>
        </w:r>
      </w:del>
      <w:ins w:id="402" w:author="Roberto Pompei" w:date="2015-01-14T14:56:00Z">
        <w:r w:rsidR="00A716B9">
          <w:rPr>
            <w:lang w:val="en-US"/>
          </w:rPr>
          <w:t>’</w:t>
        </w:r>
      </w:ins>
      <w:r w:rsidRPr="00E92FB3">
        <w:rPr>
          <w:lang w:val="en-US"/>
        </w:rPr>
        <w:t>t need to write a log</w:t>
      </w:r>
      <w:del w:id="403" w:author="Roberto Pompei" w:date="2015-01-14T14:56:00Z">
        <w:r w:rsidRPr="00E92FB3" w:rsidDel="00A716B9">
          <w:rPr>
            <w:lang w:val="en-US"/>
          </w:rPr>
          <w:delText>,</w:delText>
        </w:r>
      </w:del>
      <w:r w:rsidRPr="00E92FB3">
        <w:rPr>
          <w:lang w:val="en-US"/>
        </w:rPr>
        <w:t xml:space="preserve"> because the initialization of Exception</w:t>
      </w:r>
      <w:del w:id="404" w:author="Roberto Pompei" w:date="2015-01-14T14:56:00Z">
        <w:r w:rsidRPr="00E92FB3" w:rsidDel="00A716B9">
          <w:rPr>
            <w:lang w:val="en-US"/>
          </w:rPr>
          <w:delText>,</w:delText>
        </w:r>
      </w:del>
      <w:r w:rsidRPr="00E92FB3">
        <w:rPr>
          <w:lang w:val="en-US"/>
        </w:rPr>
        <w:t xml:space="preserve"> </w:t>
      </w:r>
      <w:del w:id="405" w:author="Roberto Pompei" w:date="2015-01-14T14:57:00Z">
        <w:r w:rsidRPr="00E92FB3" w:rsidDel="00A716B9">
          <w:rPr>
            <w:lang w:val="en-US"/>
          </w:rPr>
          <w:delText xml:space="preserve">will </w:delText>
        </w:r>
      </w:del>
      <w:r w:rsidRPr="00E92FB3">
        <w:rPr>
          <w:lang w:val="en-US"/>
        </w:rPr>
        <w:t>write</w:t>
      </w:r>
      <w:ins w:id="406" w:author="Roberto Pompei" w:date="2015-01-14T14:57:00Z">
        <w:r w:rsidR="00A716B9">
          <w:rPr>
            <w:lang w:val="en-US"/>
          </w:rPr>
          <w:t>s</w:t>
        </w:r>
      </w:ins>
      <w:r w:rsidRPr="00E92FB3">
        <w:rPr>
          <w:lang w:val="en-US"/>
        </w:rPr>
        <w:t xml:space="preserve"> a log of the </w:t>
      </w:r>
      <w:r w:rsidRPr="00E92FB3">
        <w:rPr>
          <w:rFonts w:ascii="Consolas" w:hAnsi="Consolas" w:cs="Consolas"/>
          <w:color w:val="000000"/>
          <w:sz w:val="19"/>
          <w:szCs w:val="19"/>
          <w:highlight w:val="white"/>
          <w:lang w:val="en-US"/>
        </w:rPr>
        <w:t>Error</w:t>
      </w:r>
      <w:r w:rsidRPr="00E92FB3">
        <w:rPr>
          <w:lang w:val="en-US"/>
        </w:rPr>
        <w:t xml:space="preserve"> type.</w:t>
      </w:r>
    </w:p>
    <w:p w:rsidR="005B37EF" w:rsidRPr="00E92FB3" w:rsidRDefault="005B37EF" w:rsidP="005B37EF">
      <w:pPr>
        <w:autoSpaceDE w:val="0"/>
        <w:autoSpaceDN w:val="0"/>
        <w:adjustRightInd w:val="0"/>
        <w:spacing w:before="0" w:after="0" w:line="240" w:lineRule="auto"/>
        <w:rPr>
          <w:rFonts w:ascii="Consolas" w:hAnsi="Consolas" w:cs="Consolas"/>
          <w:color w:val="000000"/>
          <w:sz w:val="19"/>
          <w:szCs w:val="19"/>
          <w:highlight w:val="white"/>
          <w:lang w:val="en-US"/>
        </w:rPr>
      </w:pPr>
    </w:p>
    <w:p w:rsidR="00997294" w:rsidRPr="00E92FB3" w:rsidRDefault="00FF06FD" w:rsidP="005B37EF">
      <w:pPr>
        <w:autoSpaceDE w:val="0"/>
        <w:autoSpaceDN w:val="0"/>
        <w:adjustRightInd w:val="0"/>
        <w:spacing w:before="0" w:after="0" w:line="240" w:lineRule="auto"/>
        <w:rPr>
          <w:lang w:val="en-US"/>
        </w:rPr>
      </w:pPr>
      <w:r>
        <w:rPr>
          <w:rStyle w:val="hps"/>
          <w:lang w:val="en"/>
        </w:rPr>
        <w:t xml:space="preserve">The </w:t>
      </w:r>
      <w:r w:rsidRPr="00FF06FD">
        <w:rPr>
          <w:rStyle w:val="hps"/>
          <w:u w:val="single"/>
          <w:lang w:val="en"/>
        </w:rPr>
        <w:t>text</w:t>
      </w:r>
      <w:r w:rsidRPr="00FF06FD">
        <w:rPr>
          <w:u w:val="single"/>
          <w:lang w:val="en"/>
        </w:rPr>
        <w:t xml:space="preserve"> </w:t>
      </w:r>
      <w:r w:rsidRPr="00FF06FD">
        <w:rPr>
          <w:rStyle w:val="hps"/>
          <w:u w:val="single"/>
          <w:lang w:val="en"/>
        </w:rPr>
        <w:t>of the log</w:t>
      </w:r>
      <w:ins w:id="407" w:author="Roberto Pompei" w:date="2015-01-14T14:58:00Z">
        <w:r w:rsidR="00A716B9" w:rsidRPr="00A716B9">
          <w:rPr>
            <w:lang w:val="en"/>
          </w:rPr>
          <w:t xml:space="preserve"> can be written also in the string.Format style by inserting all the additional optional parameters</w:t>
        </w:r>
      </w:ins>
      <w:del w:id="408" w:author="Roberto Pompei" w:date="2015-01-14T14:58:00Z">
        <w:r w:rsidDel="00A716B9">
          <w:rPr>
            <w:lang w:val="en"/>
          </w:rPr>
          <w:delText xml:space="preserve"> </w:delText>
        </w:r>
        <w:r w:rsidDel="00A716B9">
          <w:rPr>
            <w:rStyle w:val="hps"/>
            <w:lang w:val="en"/>
          </w:rPr>
          <w:delText>that can be written</w:delText>
        </w:r>
        <w:r w:rsidDel="00A716B9">
          <w:rPr>
            <w:lang w:val="en"/>
          </w:rPr>
          <w:delText xml:space="preserve"> </w:delText>
        </w:r>
        <w:r w:rsidDel="00A716B9">
          <w:rPr>
            <w:rStyle w:val="hps"/>
            <w:lang w:val="en"/>
          </w:rPr>
          <w:delText>also</w:delText>
        </w:r>
        <w:r w:rsidDel="00A716B9">
          <w:rPr>
            <w:lang w:val="en"/>
          </w:rPr>
          <w:delText xml:space="preserve"> </w:delText>
        </w:r>
        <w:r w:rsidDel="00A716B9">
          <w:rPr>
            <w:rStyle w:val="hps"/>
            <w:lang w:val="en"/>
          </w:rPr>
          <w:delText>in</w:delText>
        </w:r>
        <w:r w:rsidDel="00A716B9">
          <w:rPr>
            <w:lang w:val="en"/>
          </w:rPr>
          <w:delText xml:space="preserve"> </w:delText>
        </w:r>
        <w:r w:rsidDel="00A716B9">
          <w:rPr>
            <w:rStyle w:val="hps"/>
            <w:lang w:val="en"/>
          </w:rPr>
          <w:delText>style</w:delText>
        </w:r>
        <w:r w:rsidDel="00A716B9">
          <w:rPr>
            <w:lang w:val="en"/>
          </w:rPr>
          <w:delText xml:space="preserve"> </w:delText>
        </w:r>
        <w:r w:rsidDel="00A716B9">
          <w:rPr>
            <w:rStyle w:val="hps"/>
            <w:lang w:val="en"/>
          </w:rPr>
          <w:delText>string.Format</w:delText>
        </w:r>
        <w:r w:rsidDel="00A716B9">
          <w:rPr>
            <w:lang w:val="en"/>
          </w:rPr>
          <w:delText xml:space="preserve"> </w:delText>
        </w:r>
        <w:r w:rsidDel="00A716B9">
          <w:rPr>
            <w:rStyle w:val="hps"/>
            <w:lang w:val="en"/>
          </w:rPr>
          <w:delText>inserting</w:delText>
        </w:r>
        <w:r w:rsidDel="00A716B9">
          <w:rPr>
            <w:lang w:val="en"/>
          </w:rPr>
          <w:delText xml:space="preserve"> </w:delText>
        </w:r>
        <w:r w:rsidDel="00A716B9">
          <w:rPr>
            <w:rStyle w:val="hps"/>
            <w:lang w:val="en"/>
          </w:rPr>
          <w:delText>below</w:delText>
        </w:r>
        <w:r w:rsidDel="00A716B9">
          <w:rPr>
            <w:lang w:val="en"/>
          </w:rPr>
          <w:delText xml:space="preserve"> </w:delText>
        </w:r>
        <w:r w:rsidDel="00A716B9">
          <w:rPr>
            <w:rStyle w:val="hps"/>
            <w:lang w:val="en"/>
          </w:rPr>
          <w:delText>all</w:delText>
        </w:r>
        <w:r w:rsidDel="00A716B9">
          <w:rPr>
            <w:lang w:val="en"/>
          </w:rPr>
          <w:delText xml:space="preserve"> </w:delText>
        </w:r>
        <w:r w:rsidDel="00A716B9">
          <w:rPr>
            <w:rStyle w:val="hps"/>
            <w:lang w:val="en"/>
          </w:rPr>
          <w:delText>additional optional</w:delText>
        </w:r>
        <w:r w:rsidDel="00A716B9">
          <w:rPr>
            <w:lang w:val="en"/>
          </w:rPr>
          <w:delText xml:space="preserve"> </w:delText>
        </w:r>
        <w:r w:rsidDel="00A716B9">
          <w:rPr>
            <w:rStyle w:val="hps"/>
            <w:lang w:val="en"/>
          </w:rPr>
          <w:delText>parameters</w:delText>
        </w:r>
      </w:del>
      <w:r>
        <w:rPr>
          <w:lang w:val="en"/>
        </w:rPr>
        <w:t>.</w:t>
      </w:r>
    </w:p>
    <w:p w:rsidR="00997294" w:rsidRPr="00E92FB3" w:rsidRDefault="00997294">
      <w:pPr>
        <w:rPr>
          <w:lang w:val="en-US"/>
        </w:rPr>
      </w:pPr>
      <w:r w:rsidRPr="00E92FB3">
        <w:rPr>
          <w:lang w:val="en-US"/>
        </w:rPr>
        <w:br w:type="page"/>
      </w:r>
    </w:p>
    <w:p w:rsidR="00D105A0" w:rsidRPr="00E92FB3" w:rsidRDefault="00D105A0" w:rsidP="00D05C75">
      <w:pPr>
        <w:pStyle w:val="Titolo2"/>
        <w:rPr>
          <w:lang w:val="en-US"/>
        </w:rPr>
      </w:pPr>
      <w:bookmarkStart w:id="409" w:name="_Toc408584686"/>
      <w:r w:rsidRPr="00E92FB3">
        <w:rPr>
          <w:lang w:val="en-US"/>
        </w:rPr>
        <w:lastRenderedPageBreak/>
        <w:t>Model</w:t>
      </w:r>
      <w:bookmarkEnd w:id="409"/>
    </w:p>
    <w:p w:rsidR="00997294" w:rsidRPr="00E92FB3" w:rsidRDefault="00E71991" w:rsidP="00997294">
      <w:pPr>
        <w:rPr>
          <w:lang w:val="en-US"/>
        </w:rPr>
      </w:pPr>
      <w:r>
        <w:rPr>
          <w:rStyle w:val="hps"/>
          <w:lang w:val="en"/>
        </w:rPr>
        <w:t>The level</w:t>
      </w:r>
      <w:r>
        <w:rPr>
          <w:lang w:val="en"/>
        </w:rPr>
        <w:t xml:space="preserve"> </w:t>
      </w:r>
      <w:r>
        <w:rPr>
          <w:rStyle w:val="hps"/>
          <w:lang w:val="en"/>
        </w:rPr>
        <w:t>Model</w:t>
      </w:r>
      <w:r>
        <w:rPr>
          <w:lang w:val="en"/>
        </w:rPr>
        <w:t xml:space="preserve"> </w:t>
      </w:r>
      <w:r>
        <w:rPr>
          <w:rStyle w:val="hps"/>
          <w:lang w:val="en"/>
        </w:rPr>
        <w:t xml:space="preserve">is composed </w:t>
      </w:r>
      <w:ins w:id="410" w:author="Roberto Pompei" w:date="2015-01-14T15:04:00Z">
        <w:r w:rsidR="00FF2DFE">
          <w:rPr>
            <w:rStyle w:val="hps"/>
            <w:lang w:val="en"/>
          </w:rPr>
          <w:t>by</w:t>
        </w:r>
      </w:ins>
      <w:del w:id="411" w:author="Roberto Pompei" w:date="2015-01-14T15:04:00Z">
        <w:r w:rsidDel="00FF2DFE">
          <w:rPr>
            <w:rStyle w:val="hps"/>
            <w:lang w:val="en"/>
          </w:rPr>
          <w:delText>of</w:delText>
        </w:r>
      </w:del>
      <w:r>
        <w:rPr>
          <w:rStyle w:val="hps"/>
          <w:lang w:val="en"/>
        </w:rPr>
        <w:t xml:space="preserve"> the</w:t>
      </w:r>
      <w:r>
        <w:rPr>
          <w:lang w:val="en"/>
        </w:rPr>
        <w:t xml:space="preserve"> </w:t>
      </w:r>
      <w:r>
        <w:rPr>
          <w:rStyle w:val="hps"/>
          <w:lang w:val="en"/>
        </w:rPr>
        <w:t>project</w:t>
      </w:r>
      <w:r>
        <w:rPr>
          <w:lang w:val="en"/>
        </w:rPr>
        <w:t xml:space="preserve"> </w:t>
      </w:r>
      <w:r>
        <w:rPr>
          <w:rStyle w:val="hps"/>
          <w:lang w:val="en"/>
        </w:rPr>
        <w:t>FlyMapping</w:t>
      </w:r>
      <w:r>
        <w:rPr>
          <w:lang w:val="en"/>
        </w:rPr>
        <w:t xml:space="preserve"> </w:t>
      </w:r>
      <w:del w:id="412" w:author="Roberto Pompei" w:date="2015-01-14T15:05:00Z">
        <w:r w:rsidDel="00FF2DFE">
          <w:rPr>
            <w:rStyle w:val="hps"/>
            <w:lang w:val="en"/>
          </w:rPr>
          <w:delText xml:space="preserve">which </w:delText>
        </w:r>
      </w:del>
      <w:ins w:id="413" w:author="Roberto Pompei" w:date="2015-01-14T15:05:00Z">
        <w:r w:rsidR="00FF2DFE">
          <w:rPr>
            <w:rStyle w:val="hps"/>
            <w:lang w:val="en"/>
          </w:rPr>
          <w:t xml:space="preserve">that </w:t>
        </w:r>
      </w:ins>
      <w:r>
        <w:rPr>
          <w:rStyle w:val="hps"/>
          <w:lang w:val="en"/>
        </w:rPr>
        <w:t>is</w:t>
      </w:r>
      <w:r>
        <w:rPr>
          <w:lang w:val="en"/>
        </w:rPr>
        <w:t xml:space="preserve"> </w:t>
      </w:r>
      <w:r>
        <w:rPr>
          <w:rStyle w:val="hps"/>
          <w:lang w:val="en"/>
        </w:rPr>
        <w:t>only</w:t>
      </w:r>
      <w:r>
        <w:rPr>
          <w:lang w:val="en"/>
        </w:rPr>
        <w:t xml:space="preserve"> </w:t>
      </w:r>
      <w:r>
        <w:rPr>
          <w:rStyle w:val="hps"/>
          <w:lang w:val="en"/>
        </w:rPr>
        <w:t>a</w:t>
      </w:r>
      <w:r>
        <w:rPr>
          <w:lang w:val="en"/>
        </w:rPr>
        <w:t xml:space="preserve"> </w:t>
      </w:r>
      <w:r>
        <w:rPr>
          <w:rStyle w:val="hps"/>
          <w:lang w:val="en"/>
        </w:rPr>
        <w:t>draft</w:t>
      </w:r>
      <w:r>
        <w:rPr>
          <w:lang w:val="en"/>
        </w:rPr>
        <w:t xml:space="preserve"> </w:t>
      </w:r>
      <w:r>
        <w:rPr>
          <w:rStyle w:val="hps"/>
          <w:lang w:val="en"/>
        </w:rPr>
        <w:t>Interfaces</w:t>
      </w:r>
      <w:r>
        <w:rPr>
          <w:lang w:val="en"/>
        </w:rPr>
        <w:t xml:space="preserve"> </w:t>
      </w:r>
      <w:r>
        <w:rPr>
          <w:rStyle w:val="hps"/>
          <w:lang w:val="en"/>
        </w:rPr>
        <w:t>that are</w:t>
      </w:r>
      <w:r>
        <w:rPr>
          <w:lang w:val="en"/>
        </w:rPr>
        <w:t xml:space="preserve"> </w:t>
      </w:r>
      <w:r>
        <w:rPr>
          <w:rStyle w:val="hps"/>
          <w:lang w:val="en"/>
        </w:rPr>
        <w:t>made available to</w:t>
      </w:r>
      <w:r>
        <w:rPr>
          <w:lang w:val="en"/>
        </w:rPr>
        <w:t xml:space="preserve"> </w:t>
      </w:r>
      <w:r>
        <w:rPr>
          <w:rStyle w:val="hps"/>
          <w:lang w:val="en"/>
        </w:rPr>
        <w:t>all</w:t>
      </w:r>
      <w:r>
        <w:rPr>
          <w:lang w:val="en"/>
        </w:rPr>
        <w:t xml:space="preserve"> </w:t>
      </w:r>
      <w:r>
        <w:rPr>
          <w:rStyle w:val="hps"/>
          <w:lang w:val="en"/>
        </w:rPr>
        <w:t>implementation projects</w:t>
      </w:r>
      <w:r>
        <w:rPr>
          <w:lang w:val="en"/>
        </w:rPr>
        <w:t>.</w:t>
      </w:r>
    </w:p>
    <w:p w:rsidR="00D105A0" w:rsidRPr="00E92FB3" w:rsidRDefault="00D105A0" w:rsidP="00D05C75">
      <w:pPr>
        <w:pStyle w:val="Titolo3"/>
        <w:rPr>
          <w:lang w:val="en-US"/>
        </w:rPr>
      </w:pPr>
      <w:bookmarkStart w:id="414" w:name="_Toc408584687"/>
      <w:r w:rsidRPr="00E92FB3">
        <w:rPr>
          <w:lang w:val="en-US"/>
        </w:rPr>
        <w:t>FLYMapping</w:t>
      </w:r>
      <w:bookmarkEnd w:id="414"/>
    </w:p>
    <w:p w:rsidR="00A043F7" w:rsidRDefault="00E71991" w:rsidP="00E71991">
      <w:pPr>
        <w:spacing w:line="360" w:lineRule="auto"/>
        <w:rPr>
          <w:rFonts w:ascii="Consolas" w:hAnsi="Consolas" w:cs="Consolas"/>
          <w:color w:val="2B91AF"/>
          <w:sz w:val="19"/>
          <w:szCs w:val="19"/>
        </w:rPr>
      </w:pPr>
      <w:r>
        <w:rPr>
          <w:rStyle w:val="hps"/>
          <w:lang w:val="en"/>
        </w:rPr>
        <w:t>The project</w:t>
      </w:r>
      <w:r>
        <w:rPr>
          <w:lang w:val="en"/>
        </w:rPr>
        <w:t xml:space="preserve"> </w:t>
      </w:r>
      <w:r>
        <w:rPr>
          <w:rStyle w:val="hps"/>
          <w:lang w:val="en"/>
        </w:rPr>
        <w:t>FlyMapping</w:t>
      </w:r>
      <w:del w:id="415" w:author="Roberto Pompei" w:date="2015-01-14T15:05:00Z">
        <w:r w:rsidDel="00FF2DFE">
          <w:rPr>
            <w:lang w:val="en"/>
          </w:rPr>
          <w:delText>,</w:delText>
        </w:r>
      </w:del>
      <w:r>
        <w:rPr>
          <w:lang w:val="en"/>
        </w:rPr>
        <w:t xml:space="preserve"> </w:t>
      </w:r>
      <w:del w:id="416" w:author="Roberto Pompei" w:date="2015-01-14T15:05:00Z">
        <w:r w:rsidDel="00FF2DFE">
          <w:rPr>
            <w:rStyle w:val="hps"/>
            <w:lang w:val="en"/>
          </w:rPr>
          <w:delText>acts a</w:delText>
        </w:r>
      </w:del>
      <w:ins w:id="417" w:author="Roberto Pompei" w:date="2015-01-14T15:05:00Z">
        <w:r w:rsidR="00FF2DFE">
          <w:rPr>
            <w:rStyle w:val="hps"/>
            <w:lang w:val="en"/>
          </w:rPr>
          <w:t>i</w:t>
        </w:r>
      </w:ins>
      <w:r>
        <w:rPr>
          <w:rStyle w:val="hps"/>
          <w:lang w:val="en"/>
        </w:rPr>
        <w:t>s a filter</w:t>
      </w:r>
      <w:r>
        <w:rPr>
          <w:lang w:val="en"/>
        </w:rPr>
        <w:t xml:space="preserve"> </w:t>
      </w:r>
      <w:r>
        <w:rPr>
          <w:rStyle w:val="hps"/>
          <w:lang w:val="en"/>
        </w:rPr>
        <w:t>between the</w:t>
      </w:r>
      <w:r>
        <w:rPr>
          <w:lang w:val="en"/>
        </w:rPr>
        <w:t xml:space="preserve"> </w:t>
      </w:r>
      <w:r>
        <w:rPr>
          <w:rStyle w:val="hps"/>
          <w:lang w:val="en"/>
        </w:rPr>
        <w:t>FlyEngine</w:t>
      </w:r>
      <w:r>
        <w:rPr>
          <w:lang w:val="en"/>
        </w:rPr>
        <w:t xml:space="preserve"> </w:t>
      </w:r>
      <w:r>
        <w:rPr>
          <w:rStyle w:val="hps"/>
          <w:lang w:val="en"/>
        </w:rPr>
        <w:t>and implementations</w:t>
      </w:r>
      <w:r>
        <w:rPr>
          <w:lang w:val="en"/>
        </w:rPr>
        <w:t>.</w:t>
      </w:r>
      <w:r>
        <w:rPr>
          <w:lang w:val="en"/>
        </w:rPr>
        <w:br/>
      </w:r>
      <w:r>
        <w:rPr>
          <w:rStyle w:val="hps"/>
          <w:lang w:val="en"/>
        </w:rPr>
        <w:t>It</w:t>
      </w:r>
      <w:r>
        <w:rPr>
          <w:lang w:val="en"/>
        </w:rPr>
        <w:t xml:space="preserve"> </w:t>
      </w:r>
      <w:r>
        <w:rPr>
          <w:rStyle w:val="hps"/>
          <w:lang w:val="en"/>
        </w:rPr>
        <w:t>provides all the interfaces</w:t>
      </w:r>
      <w:r>
        <w:rPr>
          <w:lang w:val="en"/>
        </w:rPr>
        <w:t xml:space="preserve"> </w:t>
      </w:r>
      <w:r>
        <w:rPr>
          <w:rStyle w:val="hps"/>
          <w:lang w:val="en"/>
        </w:rPr>
        <w:t>for retrieving</w:t>
      </w:r>
      <w:r>
        <w:rPr>
          <w:lang w:val="en"/>
        </w:rPr>
        <w:t xml:space="preserve"> </w:t>
      </w:r>
      <w:r>
        <w:rPr>
          <w:rStyle w:val="hps"/>
          <w:lang w:val="en"/>
        </w:rPr>
        <w:t>metadata</w:t>
      </w:r>
      <w:r>
        <w:rPr>
          <w:lang w:val="en"/>
        </w:rPr>
        <w:t xml:space="preserve"> </w:t>
      </w:r>
      <w:r>
        <w:rPr>
          <w:rStyle w:val="hps"/>
          <w:lang w:val="en"/>
        </w:rPr>
        <w:t>from any source</w:t>
      </w:r>
      <w:r>
        <w:rPr>
          <w:lang w:val="en"/>
        </w:rPr>
        <w:t>.</w:t>
      </w:r>
      <w:r>
        <w:rPr>
          <w:lang w:val="en"/>
        </w:rPr>
        <w:br/>
      </w:r>
      <w:r>
        <w:rPr>
          <w:rStyle w:val="hps"/>
          <w:lang w:val="en"/>
        </w:rPr>
        <w:t xml:space="preserve">The first </w:t>
      </w:r>
      <w:del w:id="418" w:author="Roberto Pompei" w:date="2015-01-14T16:14:00Z">
        <w:r w:rsidDel="000C4BFC">
          <w:rPr>
            <w:rStyle w:val="hps"/>
            <w:lang w:val="en"/>
          </w:rPr>
          <w:delText>thing</w:delText>
        </w:r>
        <w:r w:rsidDel="000C4BFC">
          <w:rPr>
            <w:lang w:val="en"/>
          </w:rPr>
          <w:delText xml:space="preserve"> </w:delText>
        </w:r>
        <w:r w:rsidDel="000C4BFC">
          <w:rPr>
            <w:rStyle w:val="hps"/>
            <w:lang w:val="en"/>
          </w:rPr>
          <w:delText>to do</w:delText>
        </w:r>
      </w:del>
      <w:ins w:id="419" w:author="Roberto Pompei" w:date="2015-01-14T16:14:00Z">
        <w:r w:rsidR="000C4BFC">
          <w:rPr>
            <w:rStyle w:val="hps"/>
            <w:lang w:val="en"/>
          </w:rPr>
          <w:t>step</w:t>
        </w:r>
      </w:ins>
      <w:r>
        <w:rPr>
          <w:lang w:val="en"/>
        </w:rPr>
        <w:t xml:space="preserve"> </w:t>
      </w:r>
      <w:r>
        <w:rPr>
          <w:rStyle w:val="hps"/>
          <w:lang w:val="en"/>
        </w:rPr>
        <w:t>is</w:t>
      </w:r>
      <w:r>
        <w:rPr>
          <w:lang w:val="en"/>
        </w:rPr>
        <w:t xml:space="preserve"> </w:t>
      </w:r>
      <w:r>
        <w:rPr>
          <w:rStyle w:val="hps"/>
          <w:lang w:val="en"/>
        </w:rPr>
        <w:t xml:space="preserve">implement the </w:t>
      </w:r>
      <w:r>
        <w:rPr>
          <w:rFonts w:ascii="Consolas" w:hAnsi="Consolas" w:cs="Consolas"/>
          <w:color w:val="2B91AF"/>
          <w:sz w:val="19"/>
          <w:szCs w:val="19"/>
          <w:highlight w:val="white"/>
        </w:rPr>
        <w:t>IMetadataFactory</w:t>
      </w:r>
      <w:r>
        <w:rPr>
          <w:rStyle w:val="hps"/>
          <w:lang w:val="en"/>
        </w:rPr>
        <w:t xml:space="preserve"> class</w:t>
      </w:r>
      <w:r w:rsidR="00A043F7">
        <w:t xml:space="preserve"> </w:t>
      </w:r>
    </w:p>
    <w:p w:rsidR="00A043F7" w:rsidRDefault="00495781" w:rsidP="00D05C75">
      <w:r>
        <w:pict>
          <v:shape id="_x0000_i1035" type="#_x0000_t75" style="width:481.85pt;height:148.75pt">
            <v:imagedata r:id="rId22" o:title="FlyMapping - MetadataFactory"/>
          </v:shape>
        </w:pict>
      </w:r>
    </w:p>
    <w:p w:rsidR="00A043F7" w:rsidRPr="00E92FB3" w:rsidRDefault="00E71991" w:rsidP="00D05C75">
      <w:pPr>
        <w:rPr>
          <w:lang w:val="en-US"/>
        </w:rPr>
      </w:pPr>
      <w:del w:id="420" w:author="Roberto Pompei" w:date="2015-01-14T16:09:00Z">
        <w:r w:rsidDel="000C4BFC">
          <w:rPr>
            <w:rStyle w:val="hps"/>
            <w:lang w:val="en"/>
          </w:rPr>
          <w:delText>As</w:delText>
        </w:r>
        <w:r w:rsidDel="000C4BFC">
          <w:rPr>
            <w:lang w:val="en"/>
          </w:rPr>
          <w:delText xml:space="preserve"> </w:delText>
        </w:r>
        <w:r w:rsidDel="000C4BFC">
          <w:rPr>
            <w:rStyle w:val="hps"/>
            <w:lang w:val="en"/>
          </w:rPr>
          <w:delText>you can</w:delText>
        </w:r>
        <w:r w:rsidDel="000C4BFC">
          <w:rPr>
            <w:lang w:val="en"/>
          </w:rPr>
          <w:delText xml:space="preserve"> </w:delText>
        </w:r>
        <w:r w:rsidDel="000C4BFC">
          <w:rPr>
            <w:rStyle w:val="hps"/>
            <w:lang w:val="en"/>
          </w:rPr>
          <w:delText>see</w:delText>
        </w:r>
        <w:r w:rsidDel="000C4BFC">
          <w:rPr>
            <w:lang w:val="en"/>
          </w:rPr>
          <w:delText xml:space="preserve"> </w:delText>
        </w:r>
        <w:r w:rsidDel="000C4BFC">
          <w:rPr>
            <w:rStyle w:val="hps"/>
            <w:lang w:val="en"/>
          </w:rPr>
          <w:delText>will be recalled</w:delText>
        </w:r>
      </w:del>
      <w:ins w:id="421" w:author="Roberto Pompei" w:date="2015-01-14T16:09:00Z">
        <w:r w:rsidR="000C4BFC">
          <w:rPr>
            <w:rStyle w:val="hps"/>
            <w:lang w:val="en"/>
          </w:rPr>
          <w:t>This image shows that</w:t>
        </w:r>
      </w:ins>
      <w:r>
        <w:rPr>
          <w:lang w:val="en"/>
        </w:rPr>
        <w:t xml:space="preserve"> </w:t>
      </w:r>
      <w:r>
        <w:rPr>
          <w:rStyle w:val="hps"/>
          <w:lang w:val="en"/>
        </w:rPr>
        <w:t>all interfaces</w:t>
      </w:r>
      <w:r>
        <w:rPr>
          <w:lang w:val="en"/>
        </w:rPr>
        <w:t xml:space="preserve"> </w:t>
      </w:r>
      <w:r>
        <w:rPr>
          <w:rStyle w:val="hps"/>
          <w:lang w:val="en"/>
        </w:rPr>
        <w:t>Metadata</w:t>
      </w:r>
      <w:ins w:id="422" w:author="Roberto Pompei" w:date="2015-01-14T16:09:00Z">
        <w:r w:rsidR="000C4BFC">
          <w:rPr>
            <w:rStyle w:val="hps"/>
            <w:lang w:val="en"/>
          </w:rPr>
          <w:t xml:space="preserve"> are recalled</w:t>
        </w:r>
      </w:ins>
      <w:r>
        <w:rPr>
          <w:lang w:val="en"/>
        </w:rPr>
        <w:t>.</w:t>
      </w:r>
      <w:r>
        <w:rPr>
          <w:lang w:val="en"/>
        </w:rPr>
        <w:br/>
      </w:r>
      <w:r>
        <w:rPr>
          <w:lang w:val="en"/>
        </w:rPr>
        <w:br/>
      </w:r>
      <w:r>
        <w:rPr>
          <w:rStyle w:val="hps"/>
          <w:lang w:val="en"/>
        </w:rPr>
        <w:t>These</w:t>
      </w:r>
      <w:r>
        <w:rPr>
          <w:lang w:val="en"/>
        </w:rPr>
        <w:t xml:space="preserve"> </w:t>
      </w:r>
      <w:r>
        <w:rPr>
          <w:rStyle w:val="hps"/>
          <w:lang w:val="en"/>
        </w:rPr>
        <w:t>functions</w:t>
      </w:r>
      <w:r>
        <w:rPr>
          <w:lang w:val="en"/>
        </w:rPr>
        <w:t xml:space="preserve"> </w:t>
      </w:r>
      <w:r>
        <w:rPr>
          <w:rStyle w:val="hps"/>
          <w:lang w:val="en"/>
        </w:rPr>
        <w:t>will be passed</w:t>
      </w:r>
      <w:r>
        <w:rPr>
          <w:lang w:val="en"/>
        </w:rPr>
        <w:t xml:space="preserve"> </w:t>
      </w:r>
      <w:r>
        <w:rPr>
          <w:rStyle w:val="hps"/>
          <w:lang w:val="en"/>
        </w:rPr>
        <w:t>parameters</w:t>
      </w:r>
      <w:r>
        <w:rPr>
          <w:lang w:val="en"/>
        </w:rPr>
        <w:t xml:space="preserve">, </w:t>
      </w:r>
      <w:r>
        <w:rPr>
          <w:rStyle w:val="hps"/>
          <w:lang w:val="en"/>
        </w:rPr>
        <w:t>ISdmxParsingObject</w:t>
      </w:r>
      <w:r w:rsidR="00110F90">
        <w:rPr>
          <w:rStyle w:val="hps"/>
          <w:lang w:val="en"/>
        </w:rPr>
        <w:t xml:space="preserve"> and</w:t>
      </w:r>
      <w:r>
        <w:rPr>
          <w:lang w:val="en"/>
        </w:rPr>
        <w:t xml:space="preserve"> </w:t>
      </w:r>
      <w:r>
        <w:rPr>
          <w:rStyle w:val="hps"/>
          <w:lang w:val="en"/>
        </w:rPr>
        <w:t>SdmxSchemaEnumType</w:t>
      </w:r>
      <w:r>
        <w:rPr>
          <w:lang w:val="en"/>
        </w:rPr>
        <w:t xml:space="preserve"> </w:t>
      </w:r>
      <w:r>
        <w:rPr>
          <w:rStyle w:val="hps"/>
          <w:lang w:val="en"/>
        </w:rPr>
        <w:t>explained in chapter</w:t>
      </w:r>
      <w:r>
        <w:rPr>
          <w:lang w:val="en"/>
        </w:rPr>
        <w:t xml:space="preserve"> </w:t>
      </w:r>
      <w:r>
        <w:rPr>
          <w:rStyle w:val="hps"/>
          <w:lang w:val="en"/>
        </w:rPr>
        <w:t>View-</w:t>
      </w:r>
      <w:r>
        <w:rPr>
          <w:lang w:val="en"/>
        </w:rPr>
        <w:t xml:space="preserve">&gt; </w:t>
      </w:r>
      <w:r>
        <w:rPr>
          <w:rStyle w:val="hps"/>
          <w:lang w:val="en"/>
        </w:rPr>
        <w:t>FlyEngine-</w:t>
      </w:r>
      <w:r>
        <w:rPr>
          <w:lang w:val="en"/>
        </w:rPr>
        <w:t>&gt; Metadata</w:t>
      </w:r>
    </w:p>
    <w:p w:rsidR="00A043F7" w:rsidRDefault="00495781" w:rsidP="00D05C75">
      <w:r>
        <w:pict>
          <v:shape id="_x0000_i1036" type="#_x0000_t75" style="width:481.65pt;height:292.65pt">
            <v:imagedata r:id="rId23" o:title="FlyMapping - Metadatas"/>
          </v:shape>
        </w:pict>
      </w:r>
    </w:p>
    <w:p w:rsidR="00110F90" w:rsidRPr="00E92FB3" w:rsidRDefault="00110F90" w:rsidP="00110F90">
      <w:pPr>
        <w:spacing w:before="0" w:after="0" w:line="240" w:lineRule="auto"/>
        <w:rPr>
          <w:lang w:val="en-US"/>
        </w:rPr>
      </w:pPr>
      <w:del w:id="423" w:author="Roberto Pompei" w:date="2015-01-14T16:18:00Z">
        <w:r w:rsidRPr="00E92FB3" w:rsidDel="000C4BFC">
          <w:rPr>
            <w:lang w:val="en-US"/>
          </w:rPr>
          <w:lastRenderedPageBreak/>
          <w:delText>As we can see a</w:delText>
        </w:r>
      </w:del>
      <w:ins w:id="424" w:author="Roberto Pompei" w:date="2015-01-14T16:18:00Z">
        <w:r w:rsidR="000C4BFC">
          <w:rPr>
            <w:lang w:val="en-US"/>
          </w:rPr>
          <w:t>A</w:t>
        </w:r>
      </w:ins>
      <w:r w:rsidRPr="00E92FB3">
        <w:rPr>
          <w:lang w:val="en-US"/>
        </w:rPr>
        <w:t>ll the interfaces are derived from a base interface IBaseManager.</w:t>
      </w:r>
    </w:p>
    <w:p w:rsidR="00110F90" w:rsidRDefault="00110F90" w:rsidP="00D05C75">
      <w:pPr>
        <w:rPr>
          <w:lang w:val="en"/>
        </w:rPr>
      </w:pPr>
      <w:r>
        <w:rPr>
          <w:rStyle w:val="hps"/>
          <w:lang w:val="en"/>
        </w:rPr>
        <w:t>IBaseManager</w:t>
      </w:r>
      <w:r>
        <w:rPr>
          <w:lang w:val="en"/>
        </w:rPr>
        <w:t xml:space="preserve"> </w:t>
      </w:r>
      <w:r>
        <w:rPr>
          <w:rStyle w:val="hps"/>
          <w:lang w:val="en"/>
        </w:rPr>
        <w:t>contains</w:t>
      </w:r>
      <w:r>
        <w:rPr>
          <w:lang w:val="en"/>
        </w:rPr>
        <w:t xml:space="preserve"> </w:t>
      </w:r>
      <w:r>
        <w:rPr>
          <w:rStyle w:val="hps"/>
          <w:lang w:val="en"/>
        </w:rPr>
        <w:t>in addition to</w:t>
      </w:r>
      <w:r>
        <w:rPr>
          <w:lang w:val="en"/>
        </w:rPr>
        <w:t xml:space="preserve"> </w:t>
      </w:r>
      <w:r>
        <w:rPr>
          <w:rStyle w:val="hps"/>
          <w:lang w:val="en"/>
        </w:rPr>
        <w:t>ISdmxParsingObject</w:t>
      </w:r>
      <w:r>
        <w:rPr>
          <w:lang w:val="en"/>
        </w:rPr>
        <w:t xml:space="preserve"> </w:t>
      </w:r>
      <w:r>
        <w:rPr>
          <w:rStyle w:val="hps"/>
          <w:lang w:val="en"/>
        </w:rPr>
        <w:t>and</w:t>
      </w:r>
      <w:r>
        <w:rPr>
          <w:lang w:val="en"/>
        </w:rPr>
        <w:t xml:space="preserve"> </w:t>
      </w:r>
      <w:r>
        <w:rPr>
          <w:rStyle w:val="hps"/>
          <w:lang w:val="en"/>
        </w:rPr>
        <w:t>SdmxSchemaEnumType</w:t>
      </w:r>
      <w:r>
        <w:rPr>
          <w:lang w:val="en"/>
        </w:rPr>
        <w:t xml:space="preserve"> </w:t>
      </w:r>
      <w:r>
        <w:rPr>
          <w:rStyle w:val="hps"/>
          <w:lang w:val="en"/>
        </w:rPr>
        <w:t>even</w:t>
      </w:r>
      <w:r>
        <w:rPr>
          <w:lang w:val="en"/>
        </w:rPr>
        <w:t xml:space="preserve"> </w:t>
      </w:r>
      <w:r w:rsidRPr="00110F90">
        <w:rPr>
          <w:rStyle w:val="hps"/>
          <w:u w:val="single"/>
          <w:lang w:val="en"/>
        </w:rPr>
        <w:t>ReferencesObject</w:t>
      </w:r>
      <w:r>
        <w:rPr>
          <w:lang w:val="en"/>
        </w:rPr>
        <w:t xml:space="preserve">, </w:t>
      </w:r>
      <w:r>
        <w:rPr>
          <w:rStyle w:val="hps"/>
          <w:lang w:val="en"/>
        </w:rPr>
        <w:t>in this object</w:t>
      </w:r>
      <w:r>
        <w:rPr>
          <w:lang w:val="en"/>
        </w:rPr>
        <w:t xml:space="preserve"> </w:t>
      </w:r>
      <w:r>
        <w:rPr>
          <w:rStyle w:val="hps"/>
          <w:lang w:val="en"/>
        </w:rPr>
        <w:t>are stored</w:t>
      </w:r>
      <w:r>
        <w:rPr>
          <w:lang w:val="en"/>
        </w:rPr>
        <w:t xml:space="preserve"> </w:t>
      </w:r>
      <w:r>
        <w:rPr>
          <w:rStyle w:val="hps"/>
          <w:lang w:val="en"/>
        </w:rPr>
        <w:t>all artifacts</w:t>
      </w:r>
      <w:r>
        <w:rPr>
          <w:lang w:val="en"/>
        </w:rPr>
        <w:t xml:space="preserve"> </w:t>
      </w:r>
      <w:r>
        <w:rPr>
          <w:rStyle w:val="hps"/>
          <w:lang w:val="en"/>
        </w:rPr>
        <w:t>already</w:t>
      </w:r>
      <w:r>
        <w:rPr>
          <w:lang w:val="en"/>
        </w:rPr>
        <w:t xml:space="preserve"> </w:t>
      </w:r>
      <w:r>
        <w:rPr>
          <w:rStyle w:val="hps"/>
          <w:lang w:val="en"/>
        </w:rPr>
        <w:t>taken</w:t>
      </w:r>
      <w:r>
        <w:rPr>
          <w:lang w:val="en"/>
        </w:rPr>
        <w:t xml:space="preserve"> </w:t>
      </w:r>
      <w:r>
        <w:rPr>
          <w:rStyle w:val="hps"/>
          <w:lang w:val="en"/>
        </w:rPr>
        <w:t>to avoid</w:t>
      </w:r>
      <w:r>
        <w:rPr>
          <w:lang w:val="en"/>
        </w:rPr>
        <w:t xml:space="preserve"> </w:t>
      </w:r>
      <w:r>
        <w:rPr>
          <w:rStyle w:val="hps"/>
          <w:lang w:val="en"/>
        </w:rPr>
        <w:t>recall</w:t>
      </w:r>
      <w:r>
        <w:rPr>
          <w:lang w:val="en"/>
        </w:rPr>
        <w:t xml:space="preserve"> </w:t>
      </w:r>
      <w:r>
        <w:rPr>
          <w:rStyle w:val="hps"/>
          <w:lang w:val="en"/>
        </w:rPr>
        <w:t>several times</w:t>
      </w:r>
      <w:r>
        <w:rPr>
          <w:lang w:val="en"/>
        </w:rPr>
        <w:t>.</w:t>
      </w:r>
    </w:p>
    <w:p w:rsidR="00110F90" w:rsidRDefault="00110F90" w:rsidP="00D05C75">
      <w:pPr>
        <w:rPr>
          <w:lang w:val="en"/>
        </w:rPr>
      </w:pPr>
      <w:r>
        <w:rPr>
          <w:rStyle w:val="hps"/>
          <w:lang w:val="en"/>
        </w:rPr>
        <w:t>For each</w:t>
      </w:r>
      <w:r>
        <w:rPr>
          <w:lang w:val="en"/>
        </w:rPr>
        <w:t xml:space="preserve"> </w:t>
      </w:r>
      <w:r>
        <w:rPr>
          <w:rStyle w:val="hps"/>
          <w:lang w:val="en"/>
        </w:rPr>
        <w:t>interface</w:t>
      </w:r>
      <w:r>
        <w:rPr>
          <w:lang w:val="en"/>
        </w:rPr>
        <w:t xml:space="preserve"> </w:t>
      </w:r>
      <w:del w:id="425" w:author="Roberto Pompei" w:date="2015-01-15T09:06:00Z">
        <w:r w:rsidDel="00E237D0">
          <w:rPr>
            <w:rStyle w:val="hps"/>
            <w:lang w:val="en"/>
          </w:rPr>
          <w:delText>you need</w:delText>
        </w:r>
      </w:del>
      <w:ins w:id="426" w:author="Roberto Pompei" w:date="2015-01-15T09:06:00Z">
        <w:r w:rsidR="00E237D0">
          <w:rPr>
            <w:rStyle w:val="hps"/>
            <w:lang w:val="en"/>
          </w:rPr>
          <w:t>is necessary</w:t>
        </w:r>
      </w:ins>
      <w:r>
        <w:rPr>
          <w:rStyle w:val="hps"/>
          <w:lang w:val="en"/>
        </w:rPr>
        <w:t xml:space="preserve"> to implement</w:t>
      </w:r>
      <w:r>
        <w:rPr>
          <w:lang w:val="en"/>
        </w:rPr>
        <w:t xml:space="preserve"> </w:t>
      </w:r>
      <w:r>
        <w:rPr>
          <w:rStyle w:val="hps"/>
          <w:lang w:val="en"/>
        </w:rPr>
        <w:t>two methods</w:t>
      </w:r>
      <w:r>
        <w:rPr>
          <w:lang w:val="en"/>
        </w:rPr>
        <w:t>:</w:t>
      </w:r>
    </w:p>
    <w:p w:rsidR="00110F90" w:rsidRDefault="00110F90" w:rsidP="00D05C75">
      <w:pPr>
        <w:rPr>
          <w:rStyle w:val="shorttext"/>
          <w:lang w:val="en"/>
        </w:rPr>
      </w:pPr>
      <w:r>
        <w:rPr>
          <w:rStyle w:val="hps"/>
          <w:lang w:val="en"/>
        </w:rPr>
        <w:t>The first</w:t>
      </w:r>
      <w:r>
        <w:rPr>
          <w:rStyle w:val="shorttext"/>
          <w:lang w:val="en"/>
        </w:rPr>
        <w:t xml:space="preserve"> </w:t>
      </w:r>
      <w:ins w:id="427" w:author="Roberto Pompei" w:date="2015-01-15T11:24:00Z">
        <w:r w:rsidR="004A55CB">
          <w:rPr>
            <w:rStyle w:val="shorttext"/>
            <w:lang w:val="en"/>
          </w:rPr>
          <w:t xml:space="preserve">method </w:t>
        </w:r>
      </w:ins>
      <w:r>
        <w:rPr>
          <w:rStyle w:val="hps"/>
          <w:lang w:val="en"/>
        </w:rPr>
        <w:t>recalls</w:t>
      </w:r>
      <w:r>
        <w:rPr>
          <w:rStyle w:val="shorttext"/>
          <w:lang w:val="en"/>
        </w:rPr>
        <w:t xml:space="preserve"> </w:t>
      </w:r>
      <w:del w:id="428" w:author="Roberto Pompei" w:date="2015-01-15T11:24:00Z">
        <w:r w:rsidDel="004A55CB">
          <w:rPr>
            <w:rStyle w:val="hps"/>
            <w:lang w:val="en"/>
          </w:rPr>
          <w:delText>that</w:delText>
        </w:r>
        <w:r w:rsidDel="004A55CB">
          <w:rPr>
            <w:rStyle w:val="shorttext"/>
            <w:lang w:val="en"/>
          </w:rPr>
          <w:delText xml:space="preserve"> </w:delText>
        </w:r>
      </w:del>
      <w:r>
        <w:rPr>
          <w:rStyle w:val="hps"/>
          <w:lang w:val="en"/>
        </w:rPr>
        <w:t>the artifact</w:t>
      </w:r>
      <w:r>
        <w:rPr>
          <w:rStyle w:val="shorttext"/>
          <w:lang w:val="en"/>
        </w:rPr>
        <w:t xml:space="preserve"> </w:t>
      </w:r>
      <w:r>
        <w:rPr>
          <w:rStyle w:val="hps"/>
          <w:lang w:val="en"/>
        </w:rPr>
        <w:t>in question</w:t>
      </w:r>
      <w:r>
        <w:rPr>
          <w:rStyle w:val="shorttext"/>
          <w:lang w:val="en"/>
        </w:rPr>
        <w:t>,</w:t>
      </w:r>
    </w:p>
    <w:p w:rsidR="003E6FCC" w:rsidRPr="00E92FB3" w:rsidRDefault="003E6FCC" w:rsidP="00D05C75">
      <w:pPr>
        <w:rPr>
          <w:i/>
          <w:lang w:val="en-US"/>
        </w:rPr>
      </w:pPr>
      <w:r w:rsidRPr="00E92FB3">
        <w:rPr>
          <w:i/>
          <w:lang w:val="en-US"/>
        </w:rPr>
        <w:t>e</w:t>
      </w:r>
      <w:r w:rsidR="00110F90" w:rsidRPr="00E92FB3">
        <w:rPr>
          <w:i/>
          <w:lang w:val="en-US"/>
        </w:rPr>
        <w:t>g</w:t>
      </w:r>
      <w:r w:rsidRPr="00E92FB3">
        <w:rPr>
          <w:i/>
          <w:lang w:val="en-US"/>
        </w:rPr>
        <w:t xml:space="preserve">. </w:t>
      </w:r>
      <w:r w:rsidR="00110F90" w:rsidRPr="00E92FB3">
        <w:rPr>
          <w:i/>
          <w:lang w:val="en-US"/>
        </w:rPr>
        <w:t>For</w:t>
      </w:r>
      <w:r w:rsidRPr="00E92FB3">
        <w:rPr>
          <w:i/>
          <w:lang w:val="en-US"/>
        </w:rPr>
        <w:t xml:space="preserve"> IConceptSchemeManager </w:t>
      </w:r>
      <w:r w:rsidR="00110F90" w:rsidRPr="00E92FB3">
        <w:rPr>
          <w:i/>
          <w:lang w:val="en-US"/>
        </w:rPr>
        <w:t xml:space="preserve">there is a method </w:t>
      </w:r>
      <w:r w:rsidRPr="00E92FB3">
        <w:rPr>
          <w:i/>
          <w:lang w:val="en-US"/>
        </w:rPr>
        <w:t>GetConceptScheme</w:t>
      </w:r>
    </w:p>
    <w:p w:rsidR="00110F90" w:rsidRPr="00110F90" w:rsidRDefault="00110F90" w:rsidP="00D05C75">
      <w:pPr>
        <w:rPr>
          <w:i/>
          <w:lang w:val="en"/>
        </w:rPr>
      </w:pPr>
      <w:r w:rsidRPr="00110F90">
        <w:rPr>
          <w:rStyle w:val="hps"/>
          <w:i/>
          <w:lang w:val="en"/>
        </w:rPr>
        <w:t>This</w:t>
      </w:r>
      <w:r w:rsidRPr="00110F90">
        <w:rPr>
          <w:i/>
          <w:lang w:val="en"/>
        </w:rPr>
        <w:t xml:space="preserve"> </w:t>
      </w:r>
      <w:r w:rsidRPr="00110F90">
        <w:rPr>
          <w:rStyle w:val="hps"/>
          <w:i/>
          <w:lang w:val="en"/>
        </w:rPr>
        <w:t>will</w:t>
      </w:r>
      <w:r w:rsidRPr="00110F90">
        <w:rPr>
          <w:i/>
          <w:lang w:val="en"/>
        </w:rPr>
        <w:t xml:space="preserve"> </w:t>
      </w:r>
      <w:r w:rsidRPr="00110F90">
        <w:rPr>
          <w:rStyle w:val="hps"/>
          <w:i/>
          <w:lang w:val="en"/>
        </w:rPr>
        <w:t>recall</w:t>
      </w:r>
      <w:r w:rsidRPr="00110F90">
        <w:rPr>
          <w:i/>
          <w:lang w:val="en"/>
        </w:rPr>
        <w:t xml:space="preserve"> </w:t>
      </w:r>
      <w:r w:rsidRPr="00110F90">
        <w:rPr>
          <w:rStyle w:val="hps"/>
          <w:i/>
          <w:lang w:val="en"/>
        </w:rPr>
        <w:t>all</w:t>
      </w:r>
      <w:r w:rsidRPr="00110F90">
        <w:rPr>
          <w:i/>
          <w:lang w:val="en"/>
        </w:rPr>
        <w:t xml:space="preserve"> </w:t>
      </w:r>
      <w:r w:rsidRPr="00110F90">
        <w:rPr>
          <w:rStyle w:val="hps"/>
          <w:i/>
          <w:lang w:val="en"/>
        </w:rPr>
        <w:t>ConceptScheme</w:t>
      </w:r>
      <w:r w:rsidRPr="00110F90">
        <w:rPr>
          <w:i/>
          <w:lang w:val="en"/>
        </w:rPr>
        <w:t xml:space="preserve"> </w:t>
      </w:r>
      <w:r w:rsidRPr="00110F90">
        <w:rPr>
          <w:rStyle w:val="hps"/>
          <w:i/>
          <w:lang w:val="en"/>
        </w:rPr>
        <w:t>or</w:t>
      </w:r>
      <w:r w:rsidRPr="00110F90">
        <w:rPr>
          <w:i/>
          <w:lang w:val="en"/>
        </w:rPr>
        <w:t xml:space="preserve">, </w:t>
      </w:r>
      <w:r w:rsidRPr="00110F90">
        <w:rPr>
          <w:rStyle w:val="hps"/>
          <w:i/>
          <w:lang w:val="en"/>
        </w:rPr>
        <w:t>if there is a</w:t>
      </w:r>
      <w:r w:rsidRPr="00110F90">
        <w:rPr>
          <w:i/>
          <w:lang w:val="en"/>
        </w:rPr>
        <w:t xml:space="preserve"> </w:t>
      </w:r>
      <w:r w:rsidRPr="00110F90">
        <w:rPr>
          <w:rStyle w:val="hps"/>
          <w:i/>
          <w:lang w:val="en"/>
        </w:rPr>
        <w:t>MaintenableId</w:t>
      </w:r>
      <w:r w:rsidRPr="00110F90">
        <w:rPr>
          <w:i/>
          <w:lang w:val="en"/>
        </w:rPr>
        <w:t xml:space="preserve"> in </w:t>
      </w:r>
      <w:r w:rsidRPr="00110F90">
        <w:rPr>
          <w:rStyle w:val="hps"/>
          <w:i/>
          <w:lang w:val="en"/>
        </w:rPr>
        <w:t>ISdmxParsingObject</w:t>
      </w:r>
      <w:r w:rsidRPr="00110F90">
        <w:rPr>
          <w:i/>
          <w:lang w:val="en"/>
        </w:rPr>
        <w:t xml:space="preserve"> </w:t>
      </w:r>
      <w:r w:rsidRPr="00110F90">
        <w:rPr>
          <w:rStyle w:val="hps"/>
          <w:i/>
          <w:lang w:val="en"/>
        </w:rPr>
        <w:t>object</w:t>
      </w:r>
      <w:r w:rsidRPr="00110F90">
        <w:rPr>
          <w:i/>
          <w:lang w:val="en"/>
        </w:rPr>
        <w:t xml:space="preserve">, </w:t>
      </w:r>
      <w:r w:rsidRPr="00110F90">
        <w:rPr>
          <w:rStyle w:val="hps"/>
          <w:i/>
          <w:lang w:val="en"/>
        </w:rPr>
        <w:t>only</w:t>
      </w:r>
      <w:r w:rsidRPr="00110F90">
        <w:rPr>
          <w:i/>
          <w:lang w:val="en"/>
        </w:rPr>
        <w:t xml:space="preserve"> </w:t>
      </w:r>
      <w:r w:rsidRPr="00110F90">
        <w:rPr>
          <w:rStyle w:val="hps"/>
          <w:i/>
          <w:lang w:val="en"/>
        </w:rPr>
        <w:t>the one with</w:t>
      </w:r>
      <w:r w:rsidRPr="00110F90">
        <w:rPr>
          <w:i/>
          <w:lang w:val="en"/>
        </w:rPr>
        <w:t xml:space="preserve"> </w:t>
      </w:r>
      <w:r w:rsidRPr="00110F90">
        <w:rPr>
          <w:rStyle w:val="hps"/>
          <w:i/>
          <w:lang w:val="en"/>
        </w:rPr>
        <w:t>that code</w:t>
      </w:r>
      <w:r w:rsidRPr="00110F90">
        <w:rPr>
          <w:i/>
          <w:lang w:val="en"/>
        </w:rPr>
        <w:t>.</w:t>
      </w:r>
    </w:p>
    <w:p w:rsidR="00110F90" w:rsidRPr="00110F90" w:rsidRDefault="00D57C9B" w:rsidP="00110F90">
      <w:pPr>
        <w:rPr>
          <w:rStyle w:val="hps"/>
          <w:lang w:val="en"/>
        </w:rPr>
      </w:pPr>
      <w:ins w:id="429" w:author="Roberto Pompei" w:date="2015-01-15T12:11:00Z">
        <w:r>
          <w:rPr>
            <w:rStyle w:val="hps"/>
            <w:lang w:val="en"/>
          </w:rPr>
          <w:t xml:space="preserve">The </w:t>
        </w:r>
      </w:ins>
      <w:del w:id="430" w:author="Roberto Pompei" w:date="2015-01-15T12:11:00Z">
        <w:r w:rsidR="00110F90" w:rsidRPr="00110F90" w:rsidDel="00D57C9B">
          <w:rPr>
            <w:rStyle w:val="hps"/>
            <w:lang w:val="en"/>
          </w:rPr>
          <w:delText>S</w:delText>
        </w:r>
      </w:del>
      <w:ins w:id="431" w:author="Roberto Pompei" w:date="2015-01-15T12:11:00Z">
        <w:r>
          <w:rPr>
            <w:rStyle w:val="hps"/>
            <w:lang w:val="en"/>
          </w:rPr>
          <w:t>s</w:t>
        </w:r>
      </w:ins>
      <w:r w:rsidR="00110F90" w:rsidRPr="00110F90">
        <w:rPr>
          <w:rStyle w:val="hps"/>
          <w:lang w:val="en"/>
        </w:rPr>
        <w:t>econd</w:t>
      </w:r>
      <w:ins w:id="432" w:author="Roberto Pompei" w:date="2015-01-15T12:11:00Z">
        <w:r>
          <w:rPr>
            <w:rStyle w:val="hps"/>
            <w:lang w:val="en"/>
          </w:rPr>
          <w:t xml:space="preserve"> method</w:t>
        </w:r>
      </w:ins>
      <w:r w:rsidR="00110F90" w:rsidRPr="00110F90">
        <w:rPr>
          <w:rStyle w:val="hps"/>
          <w:lang w:val="en"/>
        </w:rPr>
        <w:t xml:space="preserve"> </w:t>
      </w:r>
      <w:del w:id="433" w:author="Roberto Pompei" w:date="2015-01-15T12:11:00Z">
        <w:r w:rsidR="00110F90" w:rsidRPr="00110F90" w:rsidDel="00D57C9B">
          <w:rPr>
            <w:rStyle w:val="hps"/>
            <w:lang w:val="en"/>
          </w:rPr>
          <w:delText xml:space="preserve">the </w:delText>
        </w:r>
      </w:del>
      <w:r w:rsidR="00110F90" w:rsidRPr="00110F90">
        <w:rPr>
          <w:rStyle w:val="hps"/>
          <w:lang w:val="en"/>
        </w:rPr>
        <w:t>will recall the artifact as a reference, so depending on other artifacts found in the subject ReferencesObject:</w:t>
      </w:r>
    </w:p>
    <w:p w:rsidR="003E6FCC" w:rsidRPr="00E92FB3" w:rsidRDefault="003E6FCC" w:rsidP="00D05C75">
      <w:pPr>
        <w:rPr>
          <w:i/>
          <w:lang w:val="en-US"/>
        </w:rPr>
      </w:pPr>
      <w:r w:rsidRPr="00E92FB3">
        <w:rPr>
          <w:lang w:val="en-US"/>
        </w:rPr>
        <w:t>e</w:t>
      </w:r>
      <w:r w:rsidR="00110F90" w:rsidRPr="00E92FB3">
        <w:rPr>
          <w:lang w:val="en-US"/>
        </w:rPr>
        <w:t>g</w:t>
      </w:r>
      <w:r w:rsidRPr="00E92FB3">
        <w:rPr>
          <w:lang w:val="en-US"/>
        </w:rPr>
        <w:t xml:space="preserve">. </w:t>
      </w:r>
      <w:r w:rsidR="00110F90" w:rsidRPr="00E92FB3">
        <w:rPr>
          <w:i/>
          <w:lang w:val="en-US"/>
        </w:rPr>
        <w:t>For</w:t>
      </w:r>
      <w:r w:rsidRPr="00E92FB3">
        <w:rPr>
          <w:i/>
          <w:lang w:val="en-US"/>
        </w:rPr>
        <w:t xml:space="preserve"> IConceptSchemeManager </w:t>
      </w:r>
      <w:r w:rsidR="00110F90" w:rsidRPr="00E92FB3">
        <w:rPr>
          <w:i/>
          <w:lang w:val="en-US"/>
        </w:rPr>
        <w:t xml:space="preserve">there is a method </w:t>
      </w:r>
      <w:r w:rsidRPr="00E92FB3">
        <w:rPr>
          <w:i/>
          <w:lang w:val="en-US"/>
        </w:rPr>
        <w:t>GetConceptSchemeReferences</w:t>
      </w:r>
    </w:p>
    <w:p w:rsidR="00997294" w:rsidRPr="00E92FB3" w:rsidRDefault="00135421" w:rsidP="00D05C75">
      <w:pPr>
        <w:rPr>
          <w:i/>
          <w:lang w:val="en-US"/>
        </w:rPr>
      </w:pPr>
      <w:r w:rsidRPr="00E92FB3">
        <w:rPr>
          <w:i/>
          <w:lang w:val="en-US"/>
        </w:rPr>
        <w:t xml:space="preserve">If  in ReferencesObject there is a </w:t>
      </w:r>
      <w:del w:id="434" w:author="Roberto Pompei" w:date="2015-01-15T11:25:00Z">
        <w:r w:rsidRPr="00E92FB3" w:rsidDel="004A55CB">
          <w:rPr>
            <w:i/>
            <w:lang w:val="en-US"/>
          </w:rPr>
          <w:delText>dsd</w:delText>
        </w:r>
      </w:del>
      <w:ins w:id="435" w:author="Roberto Pompei" w:date="2015-01-15T11:25:00Z">
        <w:r w:rsidR="004A55CB">
          <w:rPr>
            <w:i/>
            <w:lang w:val="en-US"/>
          </w:rPr>
          <w:t xml:space="preserve">DSD in </w:t>
        </w:r>
      </w:ins>
      <w:ins w:id="436" w:author="Roberto Pompei" w:date="2015-01-15T11:26:00Z">
        <w:r w:rsidR="004A55CB" w:rsidRPr="00E92FB3">
          <w:rPr>
            <w:i/>
            <w:lang w:val="en-US"/>
          </w:rPr>
          <w:t>ReferencesObject</w:t>
        </w:r>
      </w:ins>
      <w:r w:rsidRPr="00E92FB3">
        <w:rPr>
          <w:i/>
          <w:lang w:val="en-US"/>
        </w:rPr>
        <w:t>,</w:t>
      </w:r>
      <w:ins w:id="437" w:author="Roberto Pompei" w:date="2015-01-15T11:26:00Z">
        <w:r w:rsidR="004A55CB">
          <w:rPr>
            <w:i/>
            <w:lang w:val="en-US"/>
          </w:rPr>
          <w:t>It</w:t>
        </w:r>
      </w:ins>
      <w:r w:rsidRPr="00E92FB3">
        <w:rPr>
          <w:i/>
          <w:lang w:val="en-US"/>
        </w:rPr>
        <w:t xml:space="preserve"> </w:t>
      </w:r>
      <w:del w:id="438" w:author="Roberto Pompei" w:date="2015-01-15T11:26:00Z">
        <w:r w:rsidRPr="00E92FB3" w:rsidDel="004A55CB">
          <w:rPr>
            <w:i/>
            <w:lang w:val="en-US"/>
          </w:rPr>
          <w:delText>not will</w:delText>
        </w:r>
      </w:del>
      <w:ins w:id="439" w:author="Roberto Pompei" w:date="2015-01-15T11:26:00Z">
        <w:r w:rsidR="004A55CB">
          <w:rPr>
            <w:i/>
            <w:lang w:val="en-US"/>
          </w:rPr>
          <w:t>won’t</w:t>
        </w:r>
      </w:ins>
      <w:r w:rsidRPr="00E92FB3">
        <w:rPr>
          <w:i/>
          <w:lang w:val="en-US"/>
        </w:rPr>
        <w:t xml:space="preserve"> take all ConceptScheme but only those belonging to that </w:t>
      </w:r>
      <w:del w:id="440" w:author="Roberto Pompei" w:date="2015-01-15T11:26:00Z">
        <w:r w:rsidRPr="00E92FB3" w:rsidDel="004A55CB">
          <w:rPr>
            <w:i/>
            <w:lang w:val="en-US"/>
          </w:rPr>
          <w:delText>dsd</w:delText>
        </w:r>
      </w:del>
      <w:ins w:id="441" w:author="Roberto Pompei" w:date="2015-01-15T11:26:00Z">
        <w:r w:rsidR="004A55CB">
          <w:rPr>
            <w:i/>
            <w:lang w:val="en-US"/>
          </w:rPr>
          <w:t>DSD</w:t>
        </w:r>
      </w:ins>
      <w:r w:rsidRPr="00E92FB3">
        <w:rPr>
          <w:i/>
          <w:lang w:val="en-US"/>
        </w:rPr>
        <w:t>.</w:t>
      </w:r>
    </w:p>
    <w:p w:rsidR="00135421" w:rsidRPr="00E92FB3" w:rsidRDefault="00135421" w:rsidP="00D05C75">
      <w:pPr>
        <w:rPr>
          <w:lang w:val="en-US"/>
        </w:rPr>
      </w:pPr>
    </w:p>
    <w:p w:rsidR="00D105A0" w:rsidRPr="00E92FB3" w:rsidRDefault="00D105A0" w:rsidP="00D05C75">
      <w:pPr>
        <w:pStyle w:val="Titolo3"/>
        <w:rPr>
          <w:lang w:val="en-US"/>
        </w:rPr>
      </w:pPr>
      <w:bookmarkStart w:id="442" w:name="_Toc408584688"/>
      <w:r w:rsidRPr="00E92FB3">
        <w:rPr>
          <w:lang w:val="en-US"/>
        </w:rPr>
        <w:t>FlyDotStat_Implementation</w:t>
      </w:r>
      <w:bookmarkEnd w:id="442"/>
    </w:p>
    <w:p w:rsidR="00135421" w:rsidRDefault="00135421" w:rsidP="00F66C4F">
      <w:pPr>
        <w:pStyle w:val="Corpotesto"/>
        <w:rPr>
          <w:lang w:val="en"/>
        </w:rPr>
      </w:pPr>
      <w:r>
        <w:rPr>
          <w:rStyle w:val="hps"/>
          <w:lang w:val="en"/>
        </w:rPr>
        <w:t>The implementation</w:t>
      </w:r>
      <w:r>
        <w:rPr>
          <w:lang w:val="en"/>
        </w:rPr>
        <w:t xml:space="preserve"> </w:t>
      </w:r>
      <w:r>
        <w:rPr>
          <w:rStyle w:val="hps"/>
          <w:lang w:val="en"/>
        </w:rPr>
        <w:t>FlyDotStat</w:t>
      </w:r>
      <w:r>
        <w:rPr>
          <w:lang w:val="en"/>
        </w:rPr>
        <w:t xml:space="preserve"> </w:t>
      </w:r>
      <w:r>
        <w:rPr>
          <w:rStyle w:val="hps"/>
          <w:lang w:val="en"/>
        </w:rPr>
        <w:t>is called</w:t>
      </w:r>
      <w:r>
        <w:rPr>
          <w:lang w:val="en"/>
        </w:rPr>
        <w:t xml:space="preserve"> </w:t>
      </w:r>
      <w:r>
        <w:rPr>
          <w:rStyle w:val="hps"/>
          <w:lang w:val="en"/>
        </w:rPr>
        <w:t>in version 1.0</w:t>
      </w:r>
      <w:r>
        <w:rPr>
          <w:lang w:val="en"/>
        </w:rPr>
        <w:t xml:space="preserve"> </w:t>
      </w:r>
      <w:r>
        <w:rPr>
          <w:rStyle w:val="hps"/>
          <w:lang w:val="en"/>
        </w:rPr>
        <w:t>of the application</w:t>
      </w:r>
      <w:r>
        <w:rPr>
          <w:lang w:val="en"/>
        </w:rPr>
        <w:t>.</w:t>
      </w:r>
    </w:p>
    <w:p w:rsidR="00CB48C3" w:rsidRDefault="00CB48C3" w:rsidP="00CB48C3">
      <w:pPr>
        <w:pStyle w:val="Corpotesto"/>
        <w:spacing w:after="0" w:line="240" w:lineRule="auto"/>
        <w:rPr>
          <w:ins w:id="443" w:author="Gino Mascotti" w:date="2015-06-16T11:09:00Z"/>
          <w:lang w:val="en"/>
        </w:rPr>
      </w:pPr>
      <w:ins w:id="444" w:author="Gino Mascotti" w:date="2015-06-16T11:09:00Z">
        <w:r>
          <w:rPr>
            <w:rStyle w:val="hps"/>
            <w:lang w:val="en"/>
          </w:rPr>
          <w:t>This version</w:t>
        </w:r>
        <w:r>
          <w:rPr>
            <w:lang w:val="en"/>
          </w:rPr>
          <w:t xml:space="preserve"> </w:t>
        </w:r>
        <w:r>
          <w:rPr>
            <w:rStyle w:val="hps"/>
            <w:lang w:val="en"/>
          </w:rPr>
          <w:t>uses</w:t>
        </w:r>
        <w:r>
          <w:rPr>
            <w:lang w:val="en"/>
          </w:rPr>
          <w:t xml:space="preserve"> </w:t>
        </w:r>
        <w:r>
          <w:rPr>
            <w:rStyle w:val="hps"/>
            <w:lang w:val="en"/>
          </w:rPr>
          <w:t>a single</w:t>
        </w:r>
        <w:r>
          <w:rPr>
            <w:lang w:val="en"/>
          </w:rPr>
          <w:t xml:space="preserve"> </w:t>
        </w:r>
        <w:r>
          <w:rPr>
            <w:rStyle w:val="hps"/>
            <w:lang w:val="en"/>
          </w:rPr>
          <w:t>database .STAT</w:t>
        </w:r>
        <w:r>
          <w:rPr>
            <w:lang w:val="en"/>
          </w:rPr>
          <w:t xml:space="preserve"> </w:t>
        </w:r>
        <w:r>
          <w:rPr>
            <w:rStyle w:val="hps"/>
            <w:lang w:val="en"/>
          </w:rPr>
          <w:t>to retrieve</w:t>
        </w:r>
        <w:r>
          <w:rPr>
            <w:lang w:val="en"/>
          </w:rPr>
          <w:t xml:space="preserve"> </w:t>
        </w:r>
        <w:r>
          <w:rPr>
            <w:rStyle w:val="hps"/>
            <w:lang w:val="en"/>
          </w:rPr>
          <w:t>data</w:t>
        </w:r>
        <w:r>
          <w:rPr>
            <w:lang w:val="en"/>
          </w:rPr>
          <w:t xml:space="preserve"> </w:t>
        </w:r>
        <w:r>
          <w:rPr>
            <w:rStyle w:val="hps"/>
            <w:lang w:val="en"/>
          </w:rPr>
          <w:t>and</w:t>
        </w:r>
        <w:r>
          <w:rPr>
            <w:lang w:val="en"/>
          </w:rPr>
          <w:t xml:space="preserve"> </w:t>
        </w:r>
        <w:r>
          <w:rPr>
            <w:rStyle w:val="hps"/>
            <w:lang w:val="en"/>
          </w:rPr>
          <w:t>metadata</w:t>
        </w:r>
        <w:r>
          <w:rPr>
            <w:lang w:val="en"/>
          </w:rPr>
          <w:t xml:space="preserve">. </w:t>
        </w:r>
      </w:ins>
    </w:p>
    <w:p w:rsidR="00BB47C2" w:rsidDel="00CB48C3" w:rsidRDefault="00F66C4F" w:rsidP="00F66C4F">
      <w:pPr>
        <w:pStyle w:val="Corpotesto"/>
        <w:rPr>
          <w:ins w:id="445" w:author="Roberto Pompei" w:date="2015-01-15T12:02:00Z"/>
          <w:del w:id="446" w:author="Gino Mascotti" w:date="2015-06-16T11:09:00Z"/>
          <w:lang w:val="en"/>
        </w:rPr>
      </w:pPr>
      <w:del w:id="447" w:author="Gino Mascotti" w:date="2015-06-16T11:09:00Z">
        <w:r w:rsidDel="00CB48C3">
          <w:rPr>
            <w:rStyle w:val="hps"/>
            <w:lang w:val="en"/>
          </w:rPr>
          <w:delText>In this version</w:delText>
        </w:r>
        <w:r w:rsidDel="00CB48C3">
          <w:rPr>
            <w:lang w:val="en"/>
          </w:rPr>
          <w:delText xml:space="preserve"> </w:delText>
        </w:r>
      </w:del>
      <w:ins w:id="448" w:author="Roberto Pompei" w:date="2015-01-15T11:56:00Z">
        <w:del w:id="449" w:author="Gino Mascotti" w:date="2015-06-16T11:09:00Z">
          <w:r w:rsidR="00BB47C2" w:rsidDel="00CB48C3">
            <w:rPr>
              <w:lang w:val="en"/>
            </w:rPr>
            <w:delText xml:space="preserve">is </w:delText>
          </w:r>
        </w:del>
      </w:ins>
      <w:del w:id="450" w:author="Gino Mascotti" w:date="2015-06-16T11:09:00Z">
        <w:r w:rsidDel="00CB48C3">
          <w:rPr>
            <w:rStyle w:val="hps"/>
            <w:lang w:val="en"/>
          </w:rPr>
          <w:delText>use</w:delText>
        </w:r>
      </w:del>
      <w:ins w:id="451" w:author="Roberto Pompei" w:date="2015-01-15T11:56:00Z">
        <w:del w:id="452" w:author="Gino Mascotti" w:date="2015-06-16T11:09:00Z">
          <w:r w:rsidR="00BB47C2" w:rsidDel="00CB48C3">
            <w:rPr>
              <w:rStyle w:val="hps"/>
              <w:lang w:val="en"/>
            </w:rPr>
            <w:delText>d</w:delText>
          </w:r>
        </w:del>
      </w:ins>
      <w:del w:id="453" w:author="Gino Mascotti" w:date="2015-06-16T11:09:00Z">
        <w:r w:rsidDel="00CB48C3">
          <w:rPr>
            <w:rStyle w:val="hps"/>
            <w:lang w:val="en"/>
          </w:rPr>
          <w:delText>s</w:delText>
        </w:r>
        <w:r w:rsidDel="00CB48C3">
          <w:rPr>
            <w:lang w:val="en"/>
          </w:rPr>
          <w:delText xml:space="preserve"> </w:delText>
        </w:r>
        <w:r w:rsidDel="00CB48C3">
          <w:rPr>
            <w:rStyle w:val="hps"/>
            <w:lang w:val="en"/>
          </w:rPr>
          <w:delText>a single</w:delText>
        </w:r>
        <w:r w:rsidDel="00CB48C3">
          <w:rPr>
            <w:lang w:val="en"/>
          </w:rPr>
          <w:delText xml:space="preserve"> </w:delText>
        </w:r>
        <w:r w:rsidDel="00CB48C3">
          <w:rPr>
            <w:rStyle w:val="hps"/>
            <w:lang w:val="en"/>
          </w:rPr>
          <w:delText>database</w:delText>
        </w:r>
        <w:r w:rsidDel="00CB48C3">
          <w:rPr>
            <w:lang w:val="en"/>
          </w:rPr>
          <w:delText xml:space="preserve"> </w:delText>
        </w:r>
        <w:r w:rsidDel="00CB48C3">
          <w:rPr>
            <w:rStyle w:val="hps"/>
            <w:lang w:val="en"/>
          </w:rPr>
          <w:delText>is</w:delText>
        </w:r>
        <w:r w:rsidDel="00CB48C3">
          <w:rPr>
            <w:lang w:val="en"/>
          </w:rPr>
          <w:delText xml:space="preserve"> </w:delText>
        </w:r>
        <w:r w:rsidDel="00CB48C3">
          <w:rPr>
            <w:rStyle w:val="hps"/>
            <w:lang w:val="en"/>
          </w:rPr>
          <w:delText>to retrieve</w:delText>
        </w:r>
        <w:r w:rsidDel="00CB48C3">
          <w:rPr>
            <w:lang w:val="en"/>
          </w:rPr>
          <w:delText xml:space="preserve"> </w:delText>
        </w:r>
        <w:r w:rsidDel="00CB48C3">
          <w:rPr>
            <w:rStyle w:val="hps"/>
            <w:lang w:val="en"/>
          </w:rPr>
          <w:delText>data</w:delText>
        </w:r>
        <w:r w:rsidDel="00CB48C3">
          <w:rPr>
            <w:lang w:val="en"/>
          </w:rPr>
          <w:delText xml:space="preserve"> </w:delText>
        </w:r>
        <w:r w:rsidDel="00CB48C3">
          <w:rPr>
            <w:rStyle w:val="hps"/>
            <w:lang w:val="en"/>
          </w:rPr>
          <w:delText>and</w:delText>
        </w:r>
        <w:r w:rsidDel="00CB48C3">
          <w:rPr>
            <w:lang w:val="en"/>
          </w:rPr>
          <w:delText xml:space="preserve"> </w:delText>
        </w:r>
        <w:r w:rsidDel="00CB48C3">
          <w:rPr>
            <w:rStyle w:val="hps"/>
            <w:lang w:val="en"/>
          </w:rPr>
          <w:delText>metadata</w:delText>
        </w:r>
        <w:r w:rsidDel="00CB48C3">
          <w:rPr>
            <w:lang w:val="en"/>
          </w:rPr>
          <w:delText xml:space="preserve">. </w:delText>
        </w:r>
      </w:del>
    </w:p>
    <w:p w:rsidR="00F66C4F" w:rsidRDefault="00BB47C2" w:rsidP="00F66C4F">
      <w:pPr>
        <w:pStyle w:val="Corpotesto"/>
        <w:rPr>
          <w:rStyle w:val="hps"/>
          <w:lang w:val="en"/>
        </w:rPr>
      </w:pPr>
      <w:ins w:id="454" w:author="Roberto Pompei" w:date="2015-01-15T12:02:00Z">
        <w:r w:rsidRPr="00BB47C2">
          <w:rPr>
            <w:rStyle w:val="hps"/>
            <w:lang w:val="en"/>
          </w:rPr>
          <w:t>here is shown below how the metadata and data are taken and the  implementations that have been used</w:t>
        </w:r>
      </w:ins>
      <w:del w:id="455" w:author="Roberto Pompei" w:date="2015-01-15T12:02:00Z">
        <w:r w:rsidR="00F66C4F" w:rsidDel="00BB47C2">
          <w:rPr>
            <w:rStyle w:val="hps"/>
            <w:lang w:val="en"/>
          </w:rPr>
          <w:delText>Now let's see</w:delText>
        </w:r>
        <w:r w:rsidR="00F66C4F" w:rsidDel="00BB47C2">
          <w:rPr>
            <w:lang w:val="en"/>
          </w:rPr>
          <w:delText xml:space="preserve"> </w:delText>
        </w:r>
        <w:r w:rsidR="00F66C4F" w:rsidDel="00BB47C2">
          <w:rPr>
            <w:rStyle w:val="hps"/>
            <w:lang w:val="en"/>
          </w:rPr>
          <w:delText>in detail how</w:delText>
        </w:r>
        <w:r w:rsidR="00F66C4F" w:rsidDel="00BB47C2">
          <w:rPr>
            <w:lang w:val="en"/>
          </w:rPr>
          <w:delText xml:space="preserve"> </w:delText>
        </w:r>
        <w:r w:rsidR="00F66C4F" w:rsidDel="00BB47C2">
          <w:rPr>
            <w:rStyle w:val="hps"/>
            <w:lang w:val="en"/>
          </w:rPr>
          <w:delText>the metadata and data</w:delText>
        </w:r>
        <w:r w:rsidR="00F66C4F" w:rsidDel="00BB47C2">
          <w:rPr>
            <w:lang w:val="en"/>
          </w:rPr>
          <w:delText xml:space="preserve"> </w:delText>
        </w:r>
        <w:r w:rsidR="00F66C4F" w:rsidDel="00BB47C2">
          <w:rPr>
            <w:rStyle w:val="hps"/>
            <w:lang w:val="en"/>
          </w:rPr>
          <w:delText>are taken e queli implementazioni sono state usate</w:delText>
        </w:r>
      </w:del>
    </w:p>
    <w:p w:rsidR="00F66C4F" w:rsidRPr="00F66C4F" w:rsidRDefault="00F66C4F" w:rsidP="00F66C4F">
      <w:pPr>
        <w:pStyle w:val="Corpotesto"/>
        <w:numPr>
          <w:ilvl w:val="0"/>
          <w:numId w:val="26"/>
        </w:numPr>
        <w:ind w:left="567"/>
        <w:rPr>
          <w:rStyle w:val="hps"/>
          <w:b/>
          <w:lang w:val="en"/>
        </w:rPr>
      </w:pPr>
      <w:r w:rsidRPr="00F66C4F">
        <w:rPr>
          <w:rStyle w:val="hps"/>
          <w:b/>
          <w:lang w:val="en"/>
        </w:rPr>
        <w:t>AgencyScheme</w:t>
      </w:r>
    </w:p>
    <w:p w:rsidR="00135421" w:rsidRPr="00E92FB3" w:rsidRDefault="00135421" w:rsidP="00135421">
      <w:pPr>
        <w:pStyle w:val="Paragrafoelenco"/>
        <w:ind w:left="567"/>
        <w:rPr>
          <w:lang w:val="en-US"/>
        </w:rPr>
      </w:pPr>
      <w:r w:rsidRPr="00E92FB3">
        <w:rPr>
          <w:lang w:val="en-US"/>
        </w:rPr>
        <w:t>The information about AgencyScheme and OrganisationScheme</w:t>
      </w:r>
      <w:del w:id="456" w:author="Roberto Pompei" w:date="2015-01-15T12:12:00Z">
        <w:r w:rsidRPr="00E92FB3" w:rsidDel="00D57C9B">
          <w:rPr>
            <w:lang w:val="en-US"/>
          </w:rPr>
          <w:delText>,</w:delText>
        </w:r>
      </w:del>
      <w:r w:rsidRPr="00E92FB3">
        <w:rPr>
          <w:lang w:val="en-US"/>
        </w:rPr>
        <w:t xml:space="preserve"> are taken from the Configuration file. </w:t>
      </w:r>
      <w:del w:id="457" w:author="Roberto Pompei" w:date="2015-01-15T12:14:00Z">
        <w:r w:rsidRPr="00E92FB3" w:rsidDel="00D57C9B">
          <w:rPr>
            <w:lang w:val="en-US"/>
          </w:rPr>
          <w:delText xml:space="preserve">For more </w:delText>
        </w:r>
      </w:del>
      <w:ins w:id="458" w:author="Roberto Pompei" w:date="2015-01-15T12:14:00Z">
        <w:r w:rsidR="00D57C9B">
          <w:rPr>
            <w:lang w:val="en-US"/>
          </w:rPr>
          <w:t>M</w:t>
        </w:r>
        <w:r w:rsidR="00D57C9B" w:rsidRPr="00E92FB3">
          <w:rPr>
            <w:lang w:val="en-US"/>
          </w:rPr>
          <w:t xml:space="preserve">ore </w:t>
        </w:r>
      </w:ins>
      <w:r w:rsidRPr="00E92FB3">
        <w:rPr>
          <w:lang w:val="en-US"/>
        </w:rPr>
        <w:t>information</w:t>
      </w:r>
      <w:ins w:id="459" w:author="Roberto Pompei" w:date="2015-01-15T12:14:00Z">
        <w:r w:rsidR="00D57C9B">
          <w:rPr>
            <w:lang w:val="en-US"/>
          </w:rPr>
          <w:t>s</w:t>
        </w:r>
      </w:ins>
      <w:r w:rsidRPr="00E92FB3">
        <w:rPr>
          <w:lang w:val="en-US"/>
        </w:rPr>
        <w:t xml:space="preserve"> </w:t>
      </w:r>
      <w:del w:id="460" w:author="Roberto Pompei" w:date="2015-01-15T12:14:00Z">
        <w:r w:rsidRPr="00E92FB3" w:rsidDel="00D57C9B">
          <w:rPr>
            <w:lang w:val="en-US"/>
          </w:rPr>
          <w:delText>on how you</w:delText>
        </w:r>
      </w:del>
      <w:ins w:id="461" w:author="Roberto Pompei" w:date="2015-01-15T12:14:00Z">
        <w:r w:rsidR="00D57C9B">
          <w:rPr>
            <w:lang w:val="en-US"/>
          </w:rPr>
          <w:t>about</w:t>
        </w:r>
      </w:ins>
      <w:r w:rsidRPr="00E92FB3">
        <w:rPr>
          <w:lang w:val="en-US"/>
        </w:rPr>
        <w:t xml:space="preserve"> </w:t>
      </w:r>
      <w:del w:id="462" w:author="Roberto Pompei" w:date="2015-01-15T12:14:00Z">
        <w:r w:rsidRPr="00E92FB3" w:rsidDel="00D57C9B">
          <w:rPr>
            <w:lang w:val="en-US"/>
          </w:rPr>
          <w:delText xml:space="preserve">configure </w:delText>
        </w:r>
      </w:del>
      <w:r w:rsidRPr="00E92FB3">
        <w:rPr>
          <w:lang w:val="en-US"/>
        </w:rPr>
        <w:t>the application</w:t>
      </w:r>
      <w:ins w:id="463" w:author="Roberto Pompei" w:date="2015-01-15T12:14:00Z">
        <w:r w:rsidR="00D57C9B">
          <w:rPr>
            <w:lang w:val="en-US"/>
          </w:rPr>
          <w:t xml:space="preserve"> configuration are contain</w:t>
        </w:r>
      </w:ins>
      <w:ins w:id="464" w:author="Roberto Pompei" w:date="2015-01-15T12:15:00Z">
        <w:r w:rsidR="00D57C9B">
          <w:rPr>
            <w:lang w:val="en-US"/>
          </w:rPr>
          <w:t>ed</w:t>
        </w:r>
      </w:ins>
      <w:del w:id="465" w:author="Roberto Pompei" w:date="2015-01-15T12:14:00Z">
        <w:r w:rsidRPr="00E92FB3" w:rsidDel="00D57C9B">
          <w:rPr>
            <w:lang w:val="en-US"/>
          </w:rPr>
          <w:delText xml:space="preserve"> to refer</w:delText>
        </w:r>
      </w:del>
      <w:ins w:id="466" w:author="Roberto Pompei" w:date="2015-01-15T12:14:00Z">
        <w:r w:rsidR="00D57C9B">
          <w:rPr>
            <w:lang w:val="en-US"/>
          </w:rPr>
          <w:t>into</w:t>
        </w:r>
      </w:ins>
      <w:r w:rsidRPr="00E92FB3">
        <w:rPr>
          <w:lang w:val="en-US"/>
        </w:rPr>
        <w:t xml:space="preserve"> the manual "OnTheFly_UserGuide".</w:t>
      </w:r>
    </w:p>
    <w:p w:rsidR="0071095F" w:rsidRPr="00E92FB3" w:rsidRDefault="00135421" w:rsidP="00135421">
      <w:pPr>
        <w:pStyle w:val="Paragrafoelenco"/>
        <w:ind w:left="567"/>
        <w:rPr>
          <w:lang w:val="en-US"/>
        </w:rPr>
      </w:pPr>
      <w:r w:rsidRPr="00E92FB3">
        <w:rPr>
          <w:lang w:val="en-US"/>
        </w:rPr>
        <w:t xml:space="preserve">To </w:t>
      </w:r>
      <w:del w:id="467" w:author="Roberto Pompei" w:date="2015-01-15T12:09:00Z">
        <w:r w:rsidRPr="00E92FB3" w:rsidDel="00D57C9B">
          <w:rPr>
            <w:lang w:val="en-US"/>
          </w:rPr>
          <w:delText xml:space="preserve">derive </w:delText>
        </w:r>
      </w:del>
      <w:ins w:id="468" w:author="Roberto Pompei" w:date="2015-01-15T12:09:00Z">
        <w:r w:rsidR="00D57C9B">
          <w:rPr>
            <w:lang w:val="en-US"/>
          </w:rPr>
          <w:t>write</w:t>
        </w:r>
        <w:r w:rsidR="00D57C9B" w:rsidRPr="00E92FB3">
          <w:rPr>
            <w:lang w:val="en-US"/>
          </w:rPr>
          <w:t xml:space="preserve"> </w:t>
        </w:r>
      </w:ins>
      <w:r w:rsidRPr="00E92FB3">
        <w:rPr>
          <w:lang w:val="en-US"/>
        </w:rPr>
        <w:t xml:space="preserve">this artifact was used </w:t>
      </w:r>
      <w:ins w:id="469" w:author="Roberto Pompei" w:date="2015-01-15T12:09:00Z">
        <w:r w:rsidR="00D57C9B">
          <w:rPr>
            <w:lang w:val="en-US"/>
          </w:rPr>
          <w:t xml:space="preserve">the </w:t>
        </w:r>
      </w:ins>
      <w:r w:rsidRPr="00E92FB3">
        <w:rPr>
          <w:lang w:val="en-US"/>
        </w:rPr>
        <w:t>interface named: IAgencyManager .</w:t>
      </w:r>
    </w:p>
    <w:p w:rsidR="00F66C4F" w:rsidRPr="00735E05" w:rsidRDefault="00F66C4F" w:rsidP="00F66C4F">
      <w:pPr>
        <w:pStyle w:val="Corpotesto"/>
        <w:numPr>
          <w:ilvl w:val="0"/>
          <w:numId w:val="26"/>
        </w:numPr>
        <w:ind w:left="567"/>
        <w:rPr>
          <w:rStyle w:val="hps"/>
          <w:b/>
          <w:lang w:val="en"/>
        </w:rPr>
      </w:pPr>
      <w:r w:rsidRPr="00735E05">
        <w:rPr>
          <w:rStyle w:val="hps"/>
          <w:b/>
          <w:lang w:val="en"/>
        </w:rPr>
        <w:t>Category and Categorisation</w:t>
      </w:r>
    </w:p>
    <w:p w:rsidR="00F66C4F" w:rsidRPr="00466B93" w:rsidRDefault="00F66C4F" w:rsidP="00F66C4F">
      <w:pPr>
        <w:pStyle w:val="Corpotesto"/>
        <w:ind w:left="567"/>
        <w:rPr>
          <w:rStyle w:val="hps"/>
          <w:lang w:val="en"/>
        </w:rPr>
      </w:pPr>
      <w:r w:rsidRPr="00466B93">
        <w:rPr>
          <w:rStyle w:val="hps"/>
          <w:lang w:val="en"/>
        </w:rPr>
        <w:t xml:space="preserve">This metadata can be retrieved by taking information from another database that will have a table </w:t>
      </w:r>
      <w:ins w:id="470" w:author="Roberto Pompei" w:date="2015-01-15T12:16:00Z">
        <w:r w:rsidR="00D11C58">
          <w:rPr>
            <w:rStyle w:val="hps"/>
            <w:lang w:val="en"/>
          </w:rPr>
          <w:t xml:space="preserve">named </w:t>
        </w:r>
      </w:ins>
      <w:r w:rsidRPr="00466B93">
        <w:rPr>
          <w:rStyle w:val="hps"/>
          <w:lang w:val="en"/>
        </w:rPr>
        <w:t xml:space="preserve">"ContentTree". This table contains information about the themes and the </w:t>
      </w:r>
      <w:ins w:id="471" w:author="Roberto Pompei" w:date="2015-01-15T12:19:00Z">
        <w:r w:rsidR="00D11C58" w:rsidRPr="00D11C58">
          <w:rPr>
            <w:rStyle w:val="hps"/>
            <w:lang w:val="en"/>
          </w:rPr>
          <w:t>categories to use</w:t>
        </w:r>
      </w:ins>
      <w:del w:id="472" w:author="Roberto Pompei" w:date="2015-01-15T12:19:00Z">
        <w:r w:rsidRPr="00466B93" w:rsidDel="00D11C58">
          <w:rPr>
            <w:rStyle w:val="hps"/>
            <w:lang w:val="en"/>
          </w:rPr>
          <w:delText>masts to be used</w:delText>
        </w:r>
      </w:del>
      <w:r w:rsidRPr="00466B93">
        <w:rPr>
          <w:rStyle w:val="hps"/>
          <w:lang w:val="en"/>
        </w:rPr>
        <w:t xml:space="preserve">. </w:t>
      </w:r>
      <w:ins w:id="473" w:author="Roberto Pompei" w:date="2015-01-15T12:34:00Z">
        <w:r w:rsidR="00537C0A" w:rsidRPr="00537C0A">
          <w:rPr>
            <w:rStyle w:val="hps"/>
            <w:lang w:val="en"/>
          </w:rPr>
          <w:t xml:space="preserve">If there are more than one themes, is possible to set the name of the theme to use in the parameter </w:t>
        </w:r>
        <w:r w:rsidR="00537C0A" w:rsidRPr="00E92FB3">
          <w:rPr>
            <w:rFonts w:ascii="Consolas" w:hAnsi="Consolas" w:cs="Consolas"/>
            <w:color w:val="000000"/>
            <w:sz w:val="19"/>
            <w:szCs w:val="19"/>
            <w:lang w:val="en-US"/>
          </w:rPr>
          <w:t>CategoryName</w:t>
        </w:r>
        <w:r w:rsidR="00537C0A" w:rsidRPr="00466B93">
          <w:rPr>
            <w:rStyle w:val="hps"/>
            <w:lang w:val="en"/>
          </w:rPr>
          <w:t xml:space="preserve"> </w:t>
        </w:r>
        <w:r w:rsidR="00537C0A" w:rsidRPr="00537C0A">
          <w:rPr>
            <w:rStyle w:val="hps"/>
            <w:lang w:val="en"/>
          </w:rPr>
          <w:t xml:space="preserve">that is in </w:t>
        </w:r>
        <w:r w:rsidR="00537C0A" w:rsidRPr="00E92FB3">
          <w:rPr>
            <w:rFonts w:ascii="Consolas" w:hAnsi="Consolas" w:cs="Consolas"/>
            <w:color w:val="000000"/>
            <w:sz w:val="19"/>
            <w:szCs w:val="19"/>
            <w:lang w:val="en-US"/>
          </w:rPr>
          <w:t>CategorySetting</w:t>
        </w:r>
      </w:ins>
      <w:del w:id="474" w:author="Roberto Pompei" w:date="2015-01-15T12:34:00Z">
        <w:r w:rsidRPr="00466B93" w:rsidDel="00537C0A">
          <w:rPr>
            <w:rStyle w:val="hps"/>
            <w:lang w:val="en"/>
          </w:rPr>
          <w:delText xml:space="preserve">In the </w:delText>
        </w:r>
        <w:r w:rsidRPr="00E92FB3" w:rsidDel="00537C0A">
          <w:rPr>
            <w:rFonts w:ascii="Consolas" w:hAnsi="Consolas" w:cs="Consolas"/>
            <w:color w:val="000000"/>
            <w:sz w:val="19"/>
            <w:szCs w:val="19"/>
            <w:lang w:val="en-US"/>
          </w:rPr>
          <w:delText>CategoryName</w:delText>
        </w:r>
        <w:r w:rsidRPr="00466B93" w:rsidDel="00537C0A">
          <w:rPr>
            <w:rStyle w:val="hps"/>
            <w:lang w:val="en"/>
          </w:rPr>
          <w:delText xml:space="preserve"> in configuration parameter </w:delText>
        </w:r>
        <w:r w:rsidRPr="00E92FB3" w:rsidDel="00537C0A">
          <w:rPr>
            <w:rFonts w:ascii="Consolas" w:hAnsi="Consolas" w:cs="Consolas"/>
            <w:color w:val="000000"/>
            <w:sz w:val="19"/>
            <w:szCs w:val="19"/>
            <w:lang w:val="en-US"/>
          </w:rPr>
          <w:delText>CategorySetting</w:delText>
        </w:r>
        <w:r w:rsidRPr="00466B93" w:rsidDel="00537C0A">
          <w:rPr>
            <w:rStyle w:val="hps"/>
            <w:lang w:val="en"/>
          </w:rPr>
          <w:delText>, you can enter the name in the theme to use if they are more than one</w:delText>
        </w:r>
      </w:del>
      <w:r w:rsidRPr="00466B93">
        <w:rPr>
          <w:rStyle w:val="hps"/>
          <w:lang w:val="en"/>
        </w:rPr>
        <w:t>.</w:t>
      </w:r>
    </w:p>
    <w:p w:rsidR="00F66C4F" w:rsidDel="00CB48C3" w:rsidRDefault="00F66C4F" w:rsidP="00F66C4F">
      <w:pPr>
        <w:pStyle w:val="Corpotesto"/>
        <w:ind w:left="567"/>
        <w:rPr>
          <w:del w:id="475" w:author="Gino Mascotti" w:date="2015-06-16T11:09:00Z"/>
          <w:rStyle w:val="hps"/>
          <w:lang w:val="en"/>
        </w:rPr>
      </w:pPr>
      <w:del w:id="476" w:author="Gino Mascotti" w:date="2015-06-16T11:09:00Z">
        <w:r w:rsidRPr="00466B93" w:rsidDel="00CB48C3">
          <w:rPr>
            <w:rStyle w:val="hps"/>
            <w:lang w:val="en"/>
          </w:rPr>
          <w:delText>Alternatively you can use a Store</w:delText>
        </w:r>
      </w:del>
      <w:ins w:id="477" w:author="Roberto Pompei" w:date="2015-01-15T12:19:00Z">
        <w:del w:id="478" w:author="Gino Mascotti" w:date="2015-06-16T11:09:00Z">
          <w:r w:rsidR="00D11C58" w:rsidDel="00CB48C3">
            <w:rPr>
              <w:rStyle w:val="hps"/>
              <w:lang w:val="en"/>
            </w:rPr>
            <w:delText>d</w:delText>
          </w:r>
        </w:del>
      </w:ins>
      <w:del w:id="479" w:author="Gino Mascotti" w:date="2015-06-16T11:09:00Z">
        <w:r w:rsidRPr="00466B93" w:rsidDel="00CB48C3">
          <w:rPr>
            <w:rStyle w:val="hps"/>
            <w:lang w:val="en"/>
          </w:rPr>
          <w:delText>Procedure that return directly the necessary information</w:delText>
        </w:r>
      </w:del>
      <w:ins w:id="480" w:author="Roberto Pompei" w:date="2015-01-15T12:35:00Z">
        <w:del w:id="481" w:author="Gino Mascotti" w:date="2015-06-16T11:09:00Z">
          <w:r w:rsidR="00537C0A" w:rsidDel="00CB48C3">
            <w:rPr>
              <w:rStyle w:val="hps"/>
              <w:lang w:val="en"/>
            </w:rPr>
            <w:delText>s</w:delText>
          </w:r>
        </w:del>
      </w:ins>
      <w:del w:id="482" w:author="Gino Mascotti" w:date="2015-06-16T11:09:00Z">
        <w:r w:rsidRPr="00466B93" w:rsidDel="00CB48C3">
          <w:rPr>
            <w:rStyle w:val="hps"/>
            <w:lang w:val="en"/>
          </w:rPr>
          <w:delText xml:space="preserve"> to the population</w:delText>
        </w:r>
      </w:del>
      <w:ins w:id="483" w:author="Roberto Pompei" w:date="2015-01-15T12:35:00Z">
        <w:del w:id="484" w:author="Gino Mascotti" w:date="2015-06-16T11:09:00Z">
          <w:r w:rsidR="00537C0A" w:rsidDel="00CB48C3">
            <w:rPr>
              <w:rStyle w:val="hps"/>
              <w:lang w:val="en"/>
            </w:rPr>
            <w:delText>populate</w:delText>
          </w:r>
        </w:del>
      </w:ins>
      <w:del w:id="485" w:author="Gino Mascotti" w:date="2015-06-16T11:09:00Z">
        <w:r w:rsidRPr="00466B93" w:rsidDel="00CB48C3">
          <w:rPr>
            <w:rStyle w:val="hps"/>
            <w:lang w:val="en"/>
          </w:rPr>
          <w:delText xml:space="preserve"> of these metadata.</w:delText>
        </w:r>
      </w:del>
    </w:p>
    <w:p w:rsidR="0071095F" w:rsidRPr="00E92FB3" w:rsidRDefault="00135421" w:rsidP="0071095F">
      <w:pPr>
        <w:pStyle w:val="Paragrafoelenco"/>
        <w:ind w:left="567"/>
        <w:rPr>
          <w:lang w:val="en-US"/>
        </w:rPr>
      </w:pPr>
      <w:r w:rsidRPr="00E92FB3">
        <w:rPr>
          <w:lang w:val="en-US"/>
        </w:rPr>
        <w:t xml:space="preserve">To </w:t>
      </w:r>
      <w:del w:id="486" w:author="Roberto Pompei" w:date="2015-01-15T12:09:00Z">
        <w:r w:rsidRPr="00E92FB3" w:rsidDel="00D57C9B">
          <w:rPr>
            <w:lang w:val="en-US"/>
          </w:rPr>
          <w:delText xml:space="preserve">derive </w:delText>
        </w:r>
      </w:del>
      <w:ins w:id="487" w:author="Roberto Pompei" w:date="2015-01-15T12:09:00Z">
        <w:r w:rsidR="00D57C9B">
          <w:rPr>
            <w:lang w:val="en-US"/>
          </w:rPr>
          <w:t>write</w:t>
        </w:r>
        <w:r w:rsidR="00D57C9B" w:rsidRPr="00E92FB3">
          <w:rPr>
            <w:lang w:val="en-US"/>
          </w:rPr>
          <w:t xml:space="preserve"> </w:t>
        </w:r>
      </w:ins>
      <w:r w:rsidRPr="00E92FB3">
        <w:rPr>
          <w:lang w:val="en-US"/>
        </w:rPr>
        <w:t xml:space="preserve">this artifact was used </w:t>
      </w:r>
      <w:ins w:id="488" w:author="Roberto Pompei" w:date="2015-01-15T12:09:00Z">
        <w:r w:rsidR="00D57C9B">
          <w:rPr>
            <w:lang w:val="en-US"/>
          </w:rPr>
          <w:t xml:space="preserve">the </w:t>
        </w:r>
      </w:ins>
      <w:r w:rsidRPr="00E92FB3">
        <w:rPr>
          <w:lang w:val="en-US"/>
        </w:rPr>
        <w:t xml:space="preserve">interface named: </w:t>
      </w:r>
      <w:r w:rsidR="0071095F" w:rsidRPr="00E92FB3">
        <w:rPr>
          <w:lang w:val="en-US"/>
        </w:rPr>
        <w:t>ICategoriesManager.</w:t>
      </w:r>
    </w:p>
    <w:p w:rsidR="0071095F" w:rsidDel="00CB48C3" w:rsidRDefault="0071095F" w:rsidP="00F66C4F">
      <w:pPr>
        <w:pStyle w:val="Corpotesto"/>
        <w:ind w:left="567"/>
        <w:rPr>
          <w:del w:id="489" w:author="Gino Mascotti" w:date="2015-06-16T11:09:00Z"/>
          <w:rStyle w:val="hps"/>
          <w:lang w:val="en"/>
        </w:rPr>
      </w:pPr>
    </w:p>
    <w:p w:rsidR="00F66C4F" w:rsidRPr="00735E05" w:rsidRDefault="00F66C4F" w:rsidP="00F66C4F">
      <w:pPr>
        <w:pStyle w:val="Corpotesto"/>
        <w:numPr>
          <w:ilvl w:val="0"/>
          <w:numId w:val="26"/>
        </w:numPr>
        <w:ind w:left="567"/>
        <w:rPr>
          <w:rStyle w:val="hps"/>
          <w:b/>
          <w:lang w:val="en"/>
        </w:rPr>
      </w:pPr>
      <w:r w:rsidRPr="00735E05">
        <w:rPr>
          <w:rStyle w:val="hps"/>
          <w:b/>
          <w:lang w:val="en"/>
        </w:rPr>
        <w:t>Dataflows</w:t>
      </w:r>
    </w:p>
    <w:p w:rsidR="00F66C4F" w:rsidRDefault="00F66C4F" w:rsidP="00F66C4F">
      <w:pPr>
        <w:pStyle w:val="Corpotesto"/>
        <w:ind w:left="567"/>
        <w:rPr>
          <w:lang w:val="en"/>
        </w:rPr>
      </w:pPr>
      <w:r>
        <w:rPr>
          <w:rStyle w:val="hps"/>
          <w:lang w:val="en"/>
        </w:rPr>
        <w:t>The</w:t>
      </w:r>
      <w:r>
        <w:rPr>
          <w:lang w:val="en"/>
        </w:rPr>
        <w:t xml:space="preserve"> </w:t>
      </w:r>
      <w:r>
        <w:rPr>
          <w:rStyle w:val="hps"/>
          <w:lang w:val="en"/>
        </w:rPr>
        <w:t>dataflow</w:t>
      </w:r>
      <w:r>
        <w:rPr>
          <w:lang w:val="en"/>
        </w:rPr>
        <w:t xml:space="preserve"> </w:t>
      </w:r>
      <w:r>
        <w:rPr>
          <w:rStyle w:val="hps"/>
          <w:lang w:val="en"/>
        </w:rPr>
        <w:t>is retrieved</w:t>
      </w:r>
      <w:r>
        <w:rPr>
          <w:lang w:val="en"/>
        </w:rPr>
        <w:t xml:space="preserve"> </w:t>
      </w:r>
      <w:r>
        <w:rPr>
          <w:rStyle w:val="hps"/>
          <w:lang w:val="en"/>
        </w:rPr>
        <w:t>through the</w:t>
      </w:r>
      <w:r>
        <w:rPr>
          <w:lang w:val="en"/>
        </w:rPr>
        <w:t xml:space="preserve"> </w:t>
      </w:r>
      <w:r>
        <w:rPr>
          <w:rStyle w:val="hps"/>
          <w:lang w:val="en"/>
        </w:rPr>
        <w:t>store</w:t>
      </w:r>
      <w:r>
        <w:rPr>
          <w:lang w:val="en"/>
        </w:rPr>
        <w:t xml:space="preserve"> </w:t>
      </w:r>
      <w:r>
        <w:rPr>
          <w:rStyle w:val="hps"/>
          <w:lang w:val="en"/>
        </w:rPr>
        <w:t>procedures</w:t>
      </w:r>
      <w:r>
        <w:rPr>
          <w:lang w:val="en"/>
        </w:rPr>
        <w:t xml:space="preserve"> </w:t>
      </w:r>
      <w:r w:rsidRPr="00E92FB3">
        <w:rPr>
          <w:rFonts w:ascii="Consolas" w:hAnsi="Consolas" w:cs="Consolas"/>
          <w:color w:val="000000"/>
          <w:sz w:val="19"/>
          <w:szCs w:val="19"/>
          <w:lang w:val="en-US"/>
        </w:rPr>
        <w:t>GetDatasets</w:t>
      </w:r>
      <w:r>
        <w:rPr>
          <w:lang w:val="en"/>
        </w:rPr>
        <w:t>.</w:t>
      </w:r>
      <w:r>
        <w:rPr>
          <w:lang w:val="en"/>
        </w:rPr>
        <w:br/>
      </w:r>
      <w:r>
        <w:rPr>
          <w:rStyle w:val="hps"/>
          <w:lang w:val="en"/>
        </w:rPr>
        <w:t>These</w:t>
      </w:r>
      <w:r>
        <w:rPr>
          <w:lang w:val="en"/>
        </w:rPr>
        <w:t xml:space="preserve"> </w:t>
      </w:r>
      <w:r>
        <w:rPr>
          <w:rStyle w:val="hps"/>
          <w:lang w:val="en"/>
        </w:rPr>
        <w:t>will be taken</w:t>
      </w:r>
      <w:r>
        <w:rPr>
          <w:lang w:val="en"/>
        </w:rPr>
        <w:t xml:space="preserve"> </w:t>
      </w:r>
      <w:r>
        <w:rPr>
          <w:rStyle w:val="hps"/>
          <w:lang w:val="en"/>
        </w:rPr>
        <w:t>as the</w:t>
      </w:r>
      <w:r>
        <w:rPr>
          <w:lang w:val="en"/>
        </w:rPr>
        <w:t xml:space="preserve"> </w:t>
      </w:r>
      <w:r>
        <w:rPr>
          <w:rStyle w:val="hps"/>
          <w:lang w:val="en"/>
        </w:rPr>
        <w:t>key to building</w:t>
      </w:r>
      <w:r>
        <w:rPr>
          <w:lang w:val="en"/>
        </w:rPr>
        <w:t xml:space="preserve"> </w:t>
      </w:r>
      <w:r>
        <w:rPr>
          <w:rStyle w:val="hps"/>
          <w:lang w:val="en"/>
        </w:rPr>
        <w:t>all other</w:t>
      </w:r>
      <w:r>
        <w:rPr>
          <w:lang w:val="en"/>
        </w:rPr>
        <w:t xml:space="preserve"> </w:t>
      </w:r>
      <w:r>
        <w:rPr>
          <w:rStyle w:val="hps"/>
          <w:lang w:val="en"/>
        </w:rPr>
        <w:t>artifacts</w:t>
      </w:r>
      <w:r>
        <w:rPr>
          <w:lang w:val="en"/>
        </w:rPr>
        <w:t>.</w:t>
      </w:r>
    </w:p>
    <w:p w:rsidR="0071095F" w:rsidRPr="00E92FB3" w:rsidDel="00CB48C3" w:rsidRDefault="00135421" w:rsidP="0071095F">
      <w:pPr>
        <w:pStyle w:val="Paragrafoelenco"/>
        <w:ind w:left="567"/>
        <w:rPr>
          <w:del w:id="490" w:author="Gino Mascotti" w:date="2015-06-16T11:13:00Z"/>
          <w:lang w:val="en-US"/>
        </w:rPr>
      </w:pPr>
      <w:r w:rsidRPr="00E92FB3">
        <w:rPr>
          <w:lang w:val="en-US"/>
        </w:rPr>
        <w:t xml:space="preserve">To </w:t>
      </w:r>
      <w:del w:id="491" w:author="Roberto Pompei" w:date="2015-01-15T12:09:00Z">
        <w:r w:rsidRPr="00E92FB3" w:rsidDel="00D57C9B">
          <w:rPr>
            <w:lang w:val="en-US"/>
          </w:rPr>
          <w:delText xml:space="preserve">derive </w:delText>
        </w:r>
      </w:del>
      <w:ins w:id="492" w:author="Roberto Pompei" w:date="2015-01-15T12:09:00Z">
        <w:r w:rsidR="00D57C9B">
          <w:rPr>
            <w:lang w:val="en-US"/>
          </w:rPr>
          <w:t>write</w:t>
        </w:r>
        <w:r w:rsidR="00D57C9B" w:rsidRPr="00E92FB3">
          <w:rPr>
            <w:lang w:val="en-US"/>
          </w:rPr>
          <w:t xml:space="preserve"> </w:t>
        </w:r>
      </w:ins>
      <w:r w:rsidRPr="00E92FB3">
        <w:rPr>
          <w:lang w:val="en-US"/>
        </w:rPr>
        <w:t xml:space="preserve">this artifact was used </w:t>
      </w:r>
      <w:ins w:id="493" w:author="Roberto Pompei" w:date="2015-01-15T12:09:00Z">
        <w:r w:rsidR="00D57C9B">
          <w:rPr>
            <w:lang w:val="en-US"/>
          </w:rPr>
          <w:t xml:space="preserve">the </w:t>
        </w:r>
      </w:ins>
      <w:r w:rsidRPr="00E92FB3">
        <w:rPr>
          <w:lang w:val="en-US"/>
        </w:rPr>
        <w:t>interface named:</w:t>
      </w:r>
      <w:r w:rsidR="0071095F" w:rsidRPr="00E92FB3">
        <w:rPr>
          <w:lang w:val="en-US"/>
        </w:rPr>
        <w:t xml:space="preserve"> IDataflowManager.</w:t>
      </w:r>
    </w:p>
    <w:p w:rsidR="0071095F" w:rsidRDefault="0071095F" w:rsidP="00CB48C3">
      <w:pPr>
        <w:pStyle w:val="Paragrafoelenco"/>
        <w:ind w:left="567"/>
        <w:rPr>
          <w:rStyle w:val="hps"/>
          <w:lang w:val="en"/>
        </w:rPr>
        <w:pPrChange w:id="494" w:author="Gino Mascotti" w:date="2015-06-16T11:13:00Z">
          <w:pPr>
            <w:pStyle w:val="Corpotesto"/>
            <w:ind w:left="567"/>
          </w:pPr>
        </w:pPrChange>
      </w:pPr>
    </w:p>
    <w:p w:rsidR="00F66C4F" w:rsidRPr="00735E05" w:rsidRDefault="00F66C4F" w:rsidP="00F66C4F">
      <w:pPr>
        <w:pStyle w:val="Corpotesto"/>
        <w:numPr>
          <w:ilvl w:val="0"/>
          <w:numId w:val="26"/>
        </w:numPr>
        <w:ind w:left="567"/>
        <w:rPr>
          <w:rStyle w:val="hps"/>
          <w:b/>
          <w:lang w:val="en"/>
        </w:rPr>
      </w:pPr>
      <w:r w:rsidRPr="00735E05">
        <w:rPr>
          <w:rStyle w:val="hps"/>
          <w:b/>
          <w:lang w:val="en"/>
        </w:rPr>
        <w:t>DataStructures</w:t>
      </w:r>
    </w:p>
    <w:p w:rsidR="00F66C4F" w:rsidRDefault="008A27EA" w:rsidP="00F66C4F">
      <w:pPr>
        <w:pStyle w:val="Corpotesto"/>
        <w:ind w:left="567"/>
        <w:rPr>
          <w:rStyle w:val="hps"/>
          <w:lang w:val="en"/>
        </w:rPr>
      </w:pPr>
      <w:ins w:id="495" w:author="Roberto Pompei" w:date="2015-01-15T13:03:00Z">
        <w:r w:rsidRPr="008A27EA">
          <w:rPr>
            <w:rStyle w:val="hps"/>
            <w:lang w:val="en"/>
          </w:rPr>
          <w:t>Te DSD are created on the fly and so each dataset has only one DSD</w:t>
        </w:r>
      </w:ins>
      <w:del w:id="496" w:author="Roberto Pompei" w:date="2015-01-15T13:03:00Z">
        <w:r w:rsidR="00F66C4F" w:rsidDel="008A27EA">
          <w:rPr>
            <w:rStyle w:val="hps"/>
            <w:lang w:val="en"/>
          </w:rPr>
          <w:delText>The</w:delText>
        </w:r>
        <w:r w:rsidR="00F66C4F" w:rsidDel="008A27EA">
          <w:rPr>
            <w:lang w:val="en"/>
          </w:rPr>
          <w:delText xml:space="preserve"> </w:delText>
        </w:r>
        <w:r w:rsidR="00F66C4F" w:rsidDel="008A27EA">
          <w:rPr>
            <w:rStyle w:val="hps"/>
            <w:lang w:val="en"/>
          </w:rPr>
          <w:delText>dsd</w:delText>
        </w:r>
        <w:r w:rsidR="00F66C4F" w:rsidDel="008A27EA">
          <w:rPr>
            <w:lang w:val="en"/>
          </w:rPr>
          <w:delText xml:space="preserve"> </w:delText>
        </w:r>
        <w:r w:rsidR="00F66C4F" w:rsidDel="008A27EA">
          <w:rPr>
            <w:rStyle w:val="hps"/>
            <w:lang w:val="en"/>
          </w:rPr>
          <w:delText>are created</w:delText>
        </w:r>
        <w:r w:rsidR="00F66C4F" w:rsidDel="008A27EA">
          <w:rPr>
            <w:lang w:val="en"/>
          </w:rPr>
          <w:delText xml:space="preserve"> </w:delText>
        </w:r>
        <w:r w:rsidR="00F66C4F" w:rsidDel="008A27EA">
          <w:rPr>
            <w:rStyle w:val="hps"/>
            <w:lang w:val="en"/>
          </w:rPr>
          <w:delText>on the fly</w:delText>
        </w:r>
        <w:r w:rsidR="00F66C4F" w:rsidDel="008A27EA">
          <w:rPr>
            <w:lang w:val="en"/>
          </w:rPr>
          <w:delText xml:space="preserve"> </w:delText>
        </w:r>
        <w:r w:rsidR="00F66C4F" w:rsidDel="008A27EA">
          <w:rPr>
            <w:rStyle w:val="hps"/>
            <w:lang w:val="en"/>
          </w:rPr>
          <w:delText>for</w:delText>
        </w:r>
        <w:r w:rsidR="00F66C4F" w:rsidDel="008A27EA">
          <w:rPr>
            <w:lang w:val="en"/>
          </w:rPr>
          <w:delText xml:space="preserve"> </w:delText>
        </w:r>
        <w:r w:rsidR="00F66C4F" w:rsidDel="008A27EA">
          <w:rPr>
            <w:rStyle w:val="hps"/>
            <w:lang w:val="en"/>
          </w:rPr>
          <w:delText>giving</w:delText>
        </w:r>
        <w:r w:rsidR="00F66C4F" w:rsidDel="008A27EA">
          <w:rPr>
            <w:lang w:val="en"/>
          </w:rPr>
          <w:delText xml:space="preserve"> </w:delText>
        </w:r>
        <w:r w:rsidR="00F66C4F" w:rsidDel="008A27EA">
          <w:rPr>
            <w:rStyle w:val="hps"/>
            <w:lang w:val="en"/>
          </w:rPr>
          <w:delText>the premise that</w:delText>
        </w:r>
        <w:r w:rsidR="00F66C4F" w:rsidDel="008A27EA">
          <w:rPr>
            <w:lang w:val="en"/>
          </w:rPr>
          <w:delText xml:space="preserve"> </w:delText>
        </w:r>
        <w:r w:rsidR="00F66C4F" w:rsidDel="008A27EA">
          <w:rPr>
            <w:rStyle w:val="hps"/>
            <w:lang w:val="en"/>
          </w:rPr>
          <w:delText>for</w:delText>
        </w:r>
        <w:r w:rsidR="00F66C4F" w:rsidDel="008A27EA">
          <w:rPr>
            <w:lang w:val="en"/>
          </w:rPr>
          <w:delText xml:space="preserve"> </w:delText>
        </w:r>
        <w:r w:rsidR="00F66C4F" w:rsidDel="008A27EA">
          <w:rPr>
            <w:rStyle w:val="hps"/>
            <w:lang w:val="en"/>
          </w:rPr>
          <w:delText>each dataset</w:delText>
        </w:r>
        <w:r w:rsidR="00F66C4F" w:rsidDel="008A27EA">
          <w:rPr>
            <w:lang w:val="en"/>
          </w:rPr>
          <w:delText xml:space="preserve"> </w:delText>
        </w:r>
        <w:r w:rsidR="00F66C4F" w:rsidDel="008A27EA">
          <w:rPr>
            <w:rStyle w:val="hps"/>
            <w:lang w:val="en"/>
          </w:rPr>
          <w:delText>there is</w:delText>
        </w:r>
        <w:r w:rsidR="00F66C4F" w:rsidDel="008A27EA">
          <w:rPr>
            <w:lang w:val="en"/>
          </w:rPr>
          <w:delText xml:space="preserve"> </w:delText>
        </w:r>
        <w:r w:rsidR="00F66C4F" w:rsidDel="008A27EA">
          <w:rPr>
            <w:rStyle w:val="hps"/>
            <w:lang w:val="en"/>
          </w:rPr>
          <w:delText>one and only one</w:delText>
        </w:r>
        <w:r w:rsidR="00F66C4F" w:rsidDel="008A27EA">
          <w:rPr>
            <w:lang w:val="en"/>
          </w:rPr>
          <w:delText xml:space="preserve"> </w:delText>
        </w:r>
        <w:r w:rsidR="00F66C4F" w:rsidDel="008A27EA">
          <w:rPr>
            <w:rStyle w:val="hps"/>
            <w:lang w:val="en"/>
          </w:rPr>
          <w:delText>dsd</w:delText>
        </w:r>
      </w:del>
      <w:r w:rsidR="00F66C4F">
        <w:rPr>
          <w:lang w:val="en"/>
        </w:rPr>
        <w:t xml:space="preserve">. </w:t>
      </w:r>
      <w:r w:rsidR="00F66C4F">
        <w:rPr>
          <w:rStyle w:val="hps"/>
          <w:lang w:val="en"/>
        </w:rPr>
        <w:t>The code</w:t>
      </w:r>
      <w:r w:rsidR="00F66C4F">
        <w:rPr>
          <w:lang w:val="en"/>
        </w:rPr>
        <w:t xml:space="preserve"> </w:t>
      </w:r>
      <w:r w:rsidR="00F66C4F">
        <w:rPr>
          <w:rStyle w:val="hps"/>
          <w:lang w:val="en"/>
        </w:rPr>
        <w:t>is created with</w:t>
      </w:r>
      <w:r w:rsidR="00F66C4F">
        <w:rPr>
          <w:lang w:val="en"/>
        </w:rPr>
        <w:t xml:space="preserve"> </w:t>
      </w:r>
      <w:r w:rsidR="00F66C4F">
        <w:rPr>
          <w:rStyle w:val="hps"/>
          <w:lang w:val="en"/>
        </w:rPr>
        <w:t>the code of the</w:t>
      </w:r>
      <w:r w:rsidR="00F66C4F">
        <w:rPr>
          <w:lang w:val="en"/>
        </w:rPr>
        <w:t xml:space="preserve"> </w:t>
      </w:r>
      <w:r w:rsidR="00F66C4F">
        <w:rPr>
          <w:rStyle w:val="hps"/>
          <w:lang w:val="en"/>
        </w:rPr>
        <w:t>dataflow</w:t>
      </w:r>
      <w:del w:id="497" w:author="Roberto Pompei" w:date="2015-01-15T13:04:00Z">
        <w:r w:rsidR="00F66C4F" w:rsidDel="008A27EA">
          <w:rPr>
            <w:lang w:val="en"/>
          </w:rPr>
          <w:delText xml:space="preserve"> </w:delText>
        </w:r>
        <w:r w:rsidR="00F66C4F" w:rsidDel="008A27EA">
          <w:rPr>
            <w:rStyle w:val="hps"/>
            <w:lang w:val="en"/>
          </w:rPr>
          <w:delText>and</w:delText>
        </w:r>
        <w:r w:rsidR="00F66C4F" w:rsidDel="008A27EA">
          <w:rPr>
            <w:lang w:val="en"/>
          </w:rPr>
          <w:delText xml:space="preserve"> </w:delText>
        </w:r>
        <w:r w:rsidR="00F66C4F" w:rsidDel="008A27EA">
          <w:rPr>
            <w:rStyle w:val="hps"/>
            <w:lang w:val="en"/>
          </w:rPr>
          <w:delText>t</w:delText>
        </w:r>
      </w:del>
      <w:ins w:id="498" w:author="Roberto Pompei" w:date="2015-01-15T13:04:00Z">
        <w:r>
          <w:rPr>
            <w:rStyle w:val="hps"/>
            <w:lang w:val="en"/>
          </w:rPr>
          <w:t>. T</w:t>
        </w:r>
      </w:ins>
      <w:r w:rsidR="00F66C4F">
        <w:rPr>
          <w:rStyle w:val="hps"/>
          <w:lang w:val="en"/>
        </w:rPr>
        <w:t>he configuration parameter</w:t>
      </w:r>
      <w:r w:rsidR="00F66C4F">
        <w:rPr>
          <w:lang w:val="en"/>
        </w:rPr>
        <w:t xml:space="preserve"> </w:t>
      </w:r>
      <w:r w:rsidR="00F66C4F" w:rsidRPr="00E92FB3">
        <w:rPr>
          <w:rFonts w:ascii="Consolas" w:hAnsi="Consolas" w:cs="Consolas"/>
          <w:color w:val="0000FF"/>
          <w:sz w:val="19"/>
          <w:szCs w:val="19"/>
          <w:highlight w:val="white"/>
          <w:lang w:val="en-US"/>
        </w:rPr>
        <w:t>DsdFormat</w:t>
      </w:r>
      <w:r w:rsidR="00F66C4F" w:rsidRPr="00E92FB3">
        <w:rPr>
          <w:rFonts w:ascii="Consolas" w:hAnsi="Consolas" w:cs="Consolas"/>
          <w:color w:val="0000FF"/>
          <w:sz w:val="19"/>
          <w:szCs w:val="19"/>
          <w:lang w:val="en-US"/>
        </w:rPr>
        <w:t xml:space="preserve"> </w:t>
      </w:r>
      <w:r w:rsidR="00F66C4F">
        <w:rPr>
          <w:rStyle w:val="hps"/>
          <w:lang w:val="en"/>
        </w:rPr>
        <w:t>description will be</w:t>
      </w:r>
      <w:r w:rsidR="00F66C4F">
        <w:rPr>
          <w:lang w:val="en"/>
        </w:rPr>
        <w:t xml:space="preserve"> </w:t>
      </w:r>
      <w:r w:rsidR="00F66C4F">
        <w:rPr>
          <w:rStyle w:val="hps"/>
          <w:lang w:val="en"/>
        </w:rPr>
        <w:t>used</w:t>
      </w:r>
      <w:r w:rsidR="00F66C4F">
        <w:rPr>
          <w:lang w:val="en"/>
        </w:rPr>
        <w:t xml:space="preserve"> </w:t>
      </w:r>
      <w:r w:rsidR="00F66C4F">
        <w:rPr>
          <w:rStyle w:val="hps"/>
          <w:lang w:val="en"/>
        </w:rPr>
        <w:t>for</w:t>
      </w:r>
      <w:r w:rsidR="00F66C4F">
        <w:rPr>
          <w:lang w:val="en"/>
        </w:rPr>
        <w:t xml:space="preserve"> </w:t>
      </w:r>
      <w:r w:rsidR="00F66C4F">
        <w:rPr>
          <w:rStyle w:val="hps"/>
          <w:lang w:val="en"/>
        </w:rPr>
        <w:t>the description</w:t>
      </w:r>
      <w:r w:rsidR="00F66C4F">
        <w:rPr>
          <w:lang w:val="en"/>
        </w:rPr>
        <w:t xml:space="preserve"> </w:t>
      </w:r>
      <w:r w:rsidR="00F66C4F">
        <w:rPr>
          <w:rStyle w:val="hps"/>
          <w:lang w:val="en"/>
        </w:rPr>
        <w:t>of the</w:t>
      </w:r>
      <w:r w:rsidR="00F66C4F">
        <w:rPr>
          <w:lang w:val="en"/>
        </w:rPr>
        <w:t xml:space="preserve"> </w:t>
      </w:r>
      <w:r w:rsidR="00F66C4F">
        <w:rPr>
          <w:rStyle w:val="hps"/>
          <w:lang w:val="en"/>
        </w:rPr>
        <w:t>Dataflow</w:t>
      </w:r>
      <w:r w:rsidR="00F66C4F">
        <w:rPr>
          <w:lang w:val="en"/>
        </w:rPr>
        <w:t>.</w:t>
      </w:r>
      <w:r w:rsidR="00F66C4F">
        <w:rPr>
          <w:lang w:val="en"/>
        </w:rPr>
        <w:br/>
      </w:r>
      <w:r w:rsidR="00F66C4F">
        <w:rPr>
          <w:rStyle w:val="hps"/>
          <w:lang w:val="en"/>
        </w:rPr>
        <w:lastRenderedPageBreak/>
        <w:t>For each</w:t>
      </w:r>
      <w:r w:rsidR="00F66C4F">
        <w:rPr>
          <w:lang w:val="en"/>
        </w:rPr>
        <w:t xml:space="preserve"> </w:t>
      </w:r>
      <w:del w:id="499" w:author="Roberto Pompei" w:date="2015-01-15T13:04:00Z">
        <w:r w:rsidR="00F66C4F" w:rsidDel="008A27EA">
          <w:rPr>
            <w:rStyle w:val="hps"/>
            <w:lang w:val="en"/>
          </w:rPr>
          <w:delText>Dsd</w:delText>
        </w:r>
        <w:r w:rsidR="00F66C4F" w:rsidDel="008A27EA">
          <w:rPr>
            <w:lang w:val="en"/>
          </w:rPr>
          <w:delText xml:space="preserve"> </w:delText>
        </w:r>
      </w:del>
      <w:ins w:id="500" w:author="Roberto Pompei" w:date="2015-01-15T13:04:00Z">
        <w:r>
          <w:rPr>
            <w:rStyle w:val="hps"/>
            <w:lang w:val="en"/>
          </w:rPr>
          <w:t>DSD</w:t>
        </w:r>
        <w:r>
          <w:rPr>
            <w:lang w:val="en"/>
          </w:rPr>
          <w:t xml:space="preserve"> </w:t>
        </w:r>
      </w:ins>
      <w:ins w:id="501" w:author="Roberto Pompei" w:date="2015-01-15T13:28:00Z">
        <w:r w:rsidR="0046699E">
          <w:rPr>
            <w:lang w:val="en"/>
          </w:rPr>
          <w:t xml:space="preserve">there </w:t>
        </w:r>
      </w:ins>
      <w:r w:rsidR="00F66C4F">
        <w:rPr>
          <w:rStyle w:val="hps"/>
          <w:lang w:val="en"/>
        </w:rPr>
        <w:t>is</w:t>
      </w:r>
      <w:r w:rsidR="00F66C4F">
        <w:rPr>
          <w:lang w:val="en"/>
        </w:rPr>
        <w:t xml:space="preserve"> </w:t>
      </w:r>
      <w:r w:rsidR="00F66C4F">
        <w:rPr>
          <w:rStyle w:val="hps"/>
          <w:lang w:val="en"/>
        </w:rPr>
        <w:t>always</w:t>
      </w:r>
      <w:r w:rsidR="00F66C4F">
        <w:rPr>
          <w:lang w:val="en"/>
        </w:rPr>
        <w:t xml:space="preserve"> </w:t>
      </w:r>
      <w:r w:rsidR="00F66C4F">
        <w:rPr>
          <w:rStyle w:val="hps"/>
          <w:lang w:val="en"/>
        </w:rPr>
        <w:t>only one</w:t>
      </w:r>
      <w:r w:rsidR="00F66C4F">
        <w:rPr>
          <w:lang w:val="en"/>
        </w:rPr>
        <w:t xml:space="preserve"> </w:t>
      </w:r>
      <w:r w:rsidR="00F66C4F">
        <w:rPr>
          <w:rStyle w:val="hps"/>
          <w:lang w:val="en"/>
        </w:rPr>
        <w:t>ConceptScheme</w:t>
      </w:r>
      <w:r w:rsidR="00F66C4F">
        <w:rPr>
          <w:lang w:val="en"/>
        </w:rPr>
        <w:t xml:space="preserve"> </w:t>
      </w:r>
      <w:ins w:id="502" w:author="Roberto Pompei" w:date="2015-01-15T13:28:00Z">
        <w:r w:rsidR="0046699E" w:rsidRPr="0046699E">
          <w:rPr>
            <w:rStyle w:val="hps"/>
            <w:lang w:val="en"/>
          </w:rPr>
          <w:t>and its concepts are taken in the way described below</w:t>
        </w:r>
      </w:ins>
      <w:del w:id="503" w:author="Roberto Pompei" w:date="2015-01-15T13:28:00Z">
        <w:r w:rsidR="00F66C4F" w:rsidDel="0046699E">
          <w:rPr>
            <w:rStyle w:val="hps"/>
            <w:lang w:val="en"/>
          </w:rPr>
          <w:delText>whose concepts</w:delText>
        </w:r>
        <w:r w:rsidR="00F66C4F" w:rsidDel="0046699E">
          <w:rPr>
            <w:lang w:val="en"/>
          </w:rPr>
          <w:delText xml:space="preserve"> </w:delText>
        </w:r>
        <w:r w:rsidR="00F66C4F" w:rsidDel="0046699E">
          <w:rPr>
            <w:rStyle w:val="hps"/>
            <w:lang w:val="en"/>
          </w:rPr>
          <w:delText>will be taken</w:delText>
        </w:r>
        <w:r w:rsidR="00F66C4F" w:rsidDel="0046699E">
          <w:rPr>
            <w:lang w:val="en"/>
          </w:rPr>
          <w:delText xml:space="preserve"> </w:delText>
        </w:r>
        <w:r w:rsidR="00F66C4F" w:rsidDel="0046699E">
          <w:rPr>
            <w:rStyle w:val="hps"/>
            <w:lang w:val="en"/>
          </w:rPr>
          <w:delText>as described below</w:delText>
        </w:r>
      </w:del>
    </w:p>
    <w:p w:rsidR="0071095F" w:rsidRPr="00E92FB3" w:rsidDel="00CB48C3" w:rsidRDefault="00135421" w:rsidP="0071095F">
      <w:pPr>
        <w:pStyle w:val="Paragrafoelenco"/>
        <w:ind w:left="567"/>
        <w:rPr>
          <w:del w:id="504" w:author="Gino Mascotti" w:date="2015-06-16T11:13:00Z"/>
          <w:lang w:val="en-US"/>
        </w:rPr>
      </w:pPr>
      <w:r w:rsidRPr="00E92FB3">
        <w:rPr>
          <w:lang w:val="en-US"/>
        </w:rPr>
        <w:t xml:space="preserve">To </w:t>
      </w:r>
      <w:del w:id="505" w:author="Roberto Pompei" w:date="2015-01-15T13:04:00Z">
        <w:r w:rsidRPr="00E92FB3" w:rsidDel="008A27EA">
          <w:rPr>
            <w:lang w:val="en-US"/>
          </w:rPr>
          <w:delText xml:space="preserve">derive </w:delText>
        </w:r>
      </w:del>
      <w:ins w:id="506" w:author="Roberto Pompei" w:date="2015-01-15T13:04:00Z">
        <w:r w:rsidR="008A27EA">
          <w:rPr>
            <w:lang w:val="en-US"/>
          </w:rPr>
          <w:t>write</w:t>
        </w:r>
        <w:r w:rsidR="008A27EA" w:rsidRPr="00E92FB3">
          <w:rPr>
            <w:lang w:val="en-US"/>
          </w:rPr>
          <w:t xml:space="preserve"> </w:t>
        </w:r>
      </w:ins>
      <w:r w:rsidRPr="00E92FB3">
        <w:rPr>
          <w:lang w:val="en-US"/>
        </w:rPr>
        <w:t xml:space="preserve">this artifact was used </w:t>
      </w:r>
      <w:ins w:id="507" w:author="Roberto Pompei" w:date="2015-01-15T13:04:00Z">
        <w:r w:rsidR="008A27EA">
          <w:rPr>
            <w:lang w:val="en-US"/>
          </w:rPr>
          <w:t xml:space="preserve">the </w:t>
        </w:r>
      </w:ins>
      <w:r w:rsidRPr="00E92FB3">
        <w:rPr>
          <w:lang w:val="en-US"/>
        </w:rPr>
        <w:t xml:space="preserve">interface named: </w:t>
      </w:r>
      <w:r w:rsidR="0071095F" w:rsidRPr="00E92FB3">
        <w:rPr>
          <w:lang w:val="en-US"/>
        </w:rPr>
        <w:t>IDsdManager.</w:t>
      </w:r>
    </w:p>
    <w:p w:rsidR="0071095F" w:rsidRPr="00E92FB3" w:rsidRDefault="0071095F" w:rsidP="00CB48C3">
      <w:pPr>
        <w:pStyle w:val="Paragrafoelenco"/>
        <w:ind w:left="567"/>
        <w:rPr>
          <w:rFonts w:ascii="Consolas" w:hAnsi="Consolas" w:cs="Consolas"/>
          <w:color w:val="000000"/>
          <w:sz w:val="19"/>
          <w:szCs w:val="19"/>
          <w:lang w:val="en-US"/>
        </w:rPr>
        <w:pPrChange w:id="508" w:author="Gino Mascotti" w:date="2015-06-16T11:13:00Z">
          <w:pPr>
            <w:pStyle w:val="Corpotesto"/>
            <w:ind w:left="567"/>
          </w:pPr>
        </w:pPrChange>
      </w:pPr>
    </w:p>
    <w:p w:rsidR="00F66C4F" w:rsidRPr="00735E05" w:rsidRDefault="00F66C4F" w:rsidP="00F66C4F">
      <w:pPr>
        <w:pStyle w:val="Corpotesto"/>
        <w:numPr>
          <w:ilvl w:val="0"/>
          <w:numId w:val="26"/>
        </w:numPr>
        <w:ind w:left="567"/>
        <w:rPr>
          <w:rStyle w:val="hps"/>
          <w:b/>
          <w:lang w:val="en"/>
        </w:rPr>
      </w:pPr>
      <w:r w:rsidRPr="00735E05">
        <w:rPr>
          <w:rStyle w:val="hps"/>
          <w:b/>
          <w:lang w:val="en"/>
        </w:rPr>
        <w:t>ConceptScheme</w:t>
      </w:r>
    </w:p>
    <w:p w:rsidR="00F66C4F" w:rsidRDefault="00F66C4F" w:rsidP="00F66C4F">
      <w:pPr>
        <w:pStyle w:val="Corpotesto"/>
        <w:ind w:left="567"/>
        <w:rPr>
          <w:rStyle w:val="hps"/>
          <w:lang w:val="en"/>
        </w:rPr>
      </w:pPr>
      <w:r>
        <w:rPr>
          <w:rStyle w:val="hps"/>
          <w:lang w:val="en"/>
        </w:rPr>
        <w:t>Also the</w:t>
      </w:r>
      <w:r>
        <w:rPr>
          <w:lang w:val="en"/>
        </w:rPr>
        <w:t xml:space="preserve"> </w:t>
      </w:r>
      <w:r>
        <w:rPr>
          <w:rStyle w:val="hps"/>
          <w:lang w:val="en"/>
        </w:rPr>
        <w:t>ConceptScheme</w:t>
      </w:r>
      <w:r>
        <w:rPr>
          <w:lang w:val="en"/>
        </w:rPr>
        <w:t xml:space="preserve"> </w:t>
      </w:r>
      <w:r>
        <w:rPr>
          <w:rStyle w:val="hps"/>
          <w:lang w:val="en"/>
        </w:rPr>
        <w:t>are created</w:t>
      </w:r>
      <w:r>
        <w:rPr>
          <w:lang w:val="en"/>
        </w:rPr>
        <w:t xml:space="preserve"> </w:t>
      </w:r>
      <w:r>
        <w:rPr>
          <w:rStyle w:val="hps"/>
          <w:lang w:val="en"/>
        </w:rPr>
        <w:t>on the fly</w:t>
      </w:r>
      <w:r>
        <w:rPr>
          <w:lang w:val="en"/>
        </w:rPr>
        <w:t xml:space="preserve">, </w:t>
      </w:r>
      <w:r>
        <w:rPr>
          <w:rStyle w:val="hps"/>
          <w:lang w:val="en"/>
        </w:rPr>
        <w:t>one for each</w:t>
      </w:r>
      <w:r>
        <w:rPr>
          <w:lang w:val="en"/>
        </w:rPr>
        <w:t xml:space="preserve"> </w:t>
      </w:r>
      <w:r>
        <w:rPr>
          <w:rStyle w:val="hps"/>
          <w:lang w:val="en"/>
        </w:rPr>
        <w:t>dsd</w:t>
      </w:r>
      <w:r>
        <w:rPr>
          <w:lang w:val="en"/>
        </w:rPr>
        <w:t xml:space="preserve">. </w:t>
      </w:r>
      <w:r>
        <w:rPr>
          <w:rStyle w:val="hps"/>
          <w:lang w:val="en"/>
        </w:rPr>
        <w:t>The code</w:t>
      </w:r>
      <w:r>
        <w:rPr>
          <w:lang w:val="en"/>
        </w:rPr>
        <w:t xml:space="preserve"> </w:t>
      </w:r>
      <w:del w:id="509" w:author="Roberto Pompei" w:date="2015-01-15T13:36:00Z">
        <w:r w:rsidDel="00BE6E41">
          <w:rPr>
            <w:rStyle w:val="hps"/>
            <w:lang w:val="en"/>
          </w:rPr>
          <w:delText>consists of</w:delText>
        </w:r>
      </w:del>
      <w:ins w:id="510" w:author="Roberto Pompei" w:date="2015-01-15T13:36:00Z">
        <w:r w:rsidR="00BE6E41">
          <w:rPr>
            <w:rStyle w:val="hps"/>
            <w:lang w:val="en"/>
          </w:rPr>
          <w:t>is composed by</w:t>
        </w:r>
      </w:ins>
      <w:r>
        <w:rPr>
          <w:rStyle w:val="hps"/>
          <w:lang w:val="en"/>
        </w:rPr>
        <w:t xml:space="preserve"> the</w:t>
      </w:r>
      <w:r>
        <w:rPr>
          <w:lang w:val="en"/>
        </w:rPr>
        <w:t xml:space="preserve"> </w:t>
      </w:r>
      <w:r>
        <w:rPr>
          <w:rStyle w:val="hps"/>
          <w:lang w:val="en"/>
        </w:rPr>
        <w:t>code</w:t>
      </w:r>
      <w:r>
        <w:rPr>
          <w:lang w:val="en"/>
        </w:rPr>
        <w:t xml:space="preserve"> </w:t>
      </w:r>
      <w:r>
        <w:rPr>
          <w:rStyle w:val="hps"/>
          <w:lang w:val="en"/>
        </w:rPr>
        <w:t>of</w:t>
      </w:r>
      <w:r>
        <w:rPr>
          <w:lang w:val="en"/>
        </w:rPr>
        <w:t xml:space="preserve"> </w:t>
      </w:r>
      <w:r>
        <w:rPr>
          <w:rStyle w:val="hps"/>
          <w:lang w:val="en"/>
        </w:rPr>
        <w:t>Dataflow</w:t>
      </w:r>
      <w:r>
        <w:rPr>
          <w:lang w:val="en"/>
        </w:rPr>
        <w:t xml:space="preserve"> </w:t>
      </w:r>
      <w:r>
        <w:rPr>
          <w:rStyle w:val="hps"/>
          <w:lang w:val="en"/>
        </w:rPr>
        <w:t>with</w:t>
      </w:r>
      <w:r>
        <w:rPr>
          <w:lang w:val="en"/>
        </w:rPr>
        <w:t xml:space="preserve"> </w:t>
      </w:r>
      <w:r>
        <w:rPr>
          <w:rStyle w:val="hps"/>
          <w:lang w:val="en"/>
        </w:rPr>
        <w:t>the configuration parameter</w:t>
      </w:r>
      <w:r>
        <w:rPr>
          <w:lang w:val="en"/>
        </w:rPr>
        <w:t xml:space="preserve"> </w:t>
      </w:r>
      <w:r w:rsidRPr="00E92FB3">
        <w:rPr>
          <w:rFonts w:ascii="Consolas" w:hAnsi="Consolas" w:cs="Consolas"/>
          <w:color w:val="0000FF"/>
          <w:sz w:val="19"/>
          <w:szCs w:val="19"/>
          <w:highlight w:val="white"/>
          <w:lang w:val="en-US"/>
        </w:rPr>
        <w:t>ConceptSchemeFormat</w:t>
      </w:r>
      <w:del w:id="511" w:author="Roberto Pompei" w:date="2015-01-15T13:37:00Z">
        <w:r w:rsidRPr="00E92FB3" w:rsidDel="00BE6E41">
          <w:rPr>
            <w:rFonts w:ascii="Consolas" w:hAnsi="Consolas" w:cs="Consolas"/>
            <w:color w:val="0000FF"/>
            <w:sz w:val="19"/>
            <w:szCs w:val="19"/>
            <w:lang w:val="en-US"/>
          </w:rPr>
          <w:delText xml:space="preserve"> </w:delText>
        </w:r>
      </w:del>
      <w:r>
        <w:rPr>
          <w:rStyle w:val="hps"/>
          <w:lang w:val="en"/>
        </w:rPr>
        <w:t xml:space="preserve"> description </w:t>
      </w:r>
      <w:ins w:id="512" w:author="Roberto Pompei" w:date="2015-01-15T13:37:00Z">
        <w:r w:rsidR="00BE6E41">
          <w:rPr>
            <w:rStyle w:val="hps"/>
            <w:lang w:val="en"/>
          </w:rPr>
          <w:t xml:space="preserve">that </w:t>
        </w:r>
      </w:ins>
      <w:r>
        <w:rPr>
          <w:rStyle w:val="hps"/>
          <w:lang w:val="en"/>
        </w:rPr>
        <w:t>will be</w:t>
      </w:r>
      <w:r>
        <w:rPr>
          <w:lang w:val="en"/>
        </w:rPr>
        <w:t xml:space="preserve"> </w:t>
      </w:r>
      <w:r>
        <w:rPr>
          <w:rStyle w:val="hps"/>
          <w:lang w:val="en"/>
        </w:rPr>
        <w:t>used</w:t>
      </w:r>
      <w:r>
        <w:rPr>
          <w:lang w:val="en"/>
        </w:rPr>
        <w:t xml:space="preserve"> </w:t>
      </w:r>
      <w:r>
        <w:rPr>
          <w:rStyle w:val="hps"/>
          <w:lang w:val="en"/>
        </w:rPr>
        <w:t>for</w:t>
      </w:r>
      <w:r>
        <w:rPr>
          <w:lang w:val="en"/>
        </w:rPr>
        <w:t xml:space="preserve"> </w:t>
      </w:r>
      <w:r>
        <w:rPr>
          <w:rStyle w:val="hps"/>
          <w:lang w:val="en"/>
        </w:rPr>
        <w:t>the description</w:t>
      </w:r>
      <w:r>
        <w:rPr>
          <w:lang w:val="en"/>
        </w:rPr>
        <w:t xml:space="preserve"> </w:t>
      </w:r>
      <w:r>
        <w:rPr>
          <w:rStyle w:val="hps"/>
          <w:lang w:val="en"/>
        </w:rPr>
        <w:t>of</w:t>
      </w:r>
      <w:r>
        <w:rPr>
          <w:lang w:val="en"/>
        </w:rPr>
        <w:t xml:space="preserve"> </w:t>
      </w:r>
      <w:del w:id="513" w:author="Roberto Pompei" w:date="2015-01-15T13:37:00Z">
        <w:r w:rsidDel="00BE6E41">
          <w:rPr>
            <w:rStyle w:val="hps"/>
            <w:lang w:val="en"/>
          </w:rPr>
          <w:delText>dsd</w:delText>
        </w:r>
      </w:del>
      <w:ins w:id="514" w:author="Roberto Pompei" w:date="2015-01-15T13:37:00Z">
        <w:r w:rsidR="00BE6E41">
          <w:rPr>
            <w:rStyle w:val="hps"/>
            <w:lang w:val="en"/>
          </w:rPr>
          <w:t>DSD</w:t>
        </w:r>
      </w:ins>
    </w:p>
    <w:p w:rsidR="00F66C4F" w:rsidRDefault="00F66C4F" w:rsidP="00F66C4F">
      <w:pPr>
        <w:pStyle w:val="Corpotesto"/>
        <w:ind w:left="567"/>
        <w:rPr>
          <w:rStyle w:val="shorttext"/>
          <w:lang w:val="en"/>
        </w:rPr>
      </w:pPr>
      <w:r>
        <w:rPr>
          <w:rStyle w:val="hps"/>
          <w:lang w:val="en"/>
        </w:rPr>
        <w:t>The concepts</w:t>
      </w:r>
      <w:r>
        <w:rPr>
          <w:rStyle w:val="shorttext"/>
          <w:lang w:val="en"/>
        </w:rPr>
        <w:t xml:space="preserve"> </w:t>
      </w:r>
      <w:r>
        <w:rPr>
          <w:rStyle w:val="hps"/>
          <w:lang w:val="en"/>
        </w:rPr>
        <w:t>will be</w:t>
      </w:r>
      <w:r>
        <w:rPr>
          <w:rStyle w:val="shorttext"/>
          <w:lang w:val="en"/>
        </w:rPr>
        <w:t xml:space="preserve"> </w:t>
      </w:r>
      <w:del w:id="515" w:author="Roberto Pompei" w:date="2015-01-15T13:37:00Z">
        <w:r w:rsidDel="00BE6E41">
          <w:rPr>
            <w:rStyle w:val="hps"/>
            <w:lang w:val="en"/>
          </w:rPr>
          <w:delText>so derived</w:delText>
        </w:r>
      </w:del>
      <w:ins w:id="516" w:author="Roberto Pompei" w:date="2015-01-15T13:37:00Z">
        <w:r w:rsidR="00BE6E41">
          <w:rPr>
            <w:rStyle w:val="hps"/>
            <w:lang w:val="en"/>
          </w:rPr>
          <w:t>writed</w:t>
        </w:r>
      </w:ins>
      <w:r>
        <w:rPr>
          <w:rStyle w:val="shorttext"/>
          <w:lang w:val="en"/>
        </w:rPr>
        <w:t>:</w:t>
      </w:r>
    </w:p>
    <w:p w:rsidR="00F66C4F" w:rsidRPr="00E92FB3" w:rsidRDefault="00F66C4F" w:rsidP="00F66C4F">
      <w:pPr>
        <w:pStyle w:val="Corpotesto"/>
        <w:ind w:left="567"/>
        <w:rPr>
          <w:rFonts w:ascii="Consolas" w:hAnsi="Consolas" w:cs="Consolas"/>
          <w:color w:val="0000FF"/>
          <w:sz w:val="19"/>
          <w:szCs w:val="19"/>
          <w:lang w:val="en-US"/>
        </w:rPr>
      </w:pPr>
      <w:r>
        <w:rPr>
          <w:rStyle w:val="hps"/>
          <w:lang w:val="en"/>
        </w:rPr>
        <w:t>For dimensions</w:t>
      </w:r>
      <w:r>
        <w:rPr>
          <w:rStyle w:val="shorttext"/>
          <w:lang w:val="en"/>
        </w:rPr>
        <w:t xml:space="preserve"> </w:t>
      </w:r>
      <w:r>
        <w:rPr>
          <w:rStyle w:val="hps"/>
          <w:lang w:val="en"/>
        </w:rPr>
        <w:t>using</w:t>
      </w:r>
      <w:r>
        <w:rPr>
          <w:rStyle w:val="shorttext"/>
          <w:lang w:val="en"/>
        </w:rPr>
        <w:t xml:space="preserve"> </w:t>
      </w:r>
      <w:r>
        <w:rPr>
          <w:rStyle w:val="hps"/>
          <w:lang w:val="en"/>
        </w:rPr>
        <w:t>StoreProcedure</w:t>
      </w:r>
      <w:r>
        <w:rPr>
          <w:rStyle w:val="shorttext"/>
          <w:lang w:val="en"/>
        </w:rPr>
        <w:t xml:space="preserve">: </w:t>
      </w:r>
      <w:r w:rsidRPr="00E92FB3">
        <w:rPr>
          <w:rFonts w:ascii="Consolas" w:hAnsi="Consolas" w:cs="Consolas"/>
          <w:color w:val="0000FF"/>
          <w:sz w:val="19"/>
          <w:szCs w:val="19"/>
          <w:highlight w:val="white"/>
          <w:lang w:val="en-US"/>
        </w:rPr>
        <w:t>GetDimensions</w:t>
      </w:r>
    </w:p>
    <w:p w:rsidR="00F66C4F" w:rsidRPr="00E92FB3" w:rsidRDefault="00F66C4F" w:rsidP="00F66C4F">
      <w:pPr>
        <w:pStyle w:val="Corpotesto"/>
        <w:ind w:left="567"/>
        <w:rPr>
          <w:rFonts w:ascii="Consolas" w:hAnsi="Consolas" w:cs="Consolas"/>
          <w:color w:val="0000FF"/>
          <w:sz w:val="19"/>
          <w:szCs w:val="19"/>
          <w:lang w:val="en-US"/>
        </w:rPr>
      </w:pPr>
      <w:r>
        <w:rPr>
          <w:rStyle w:val="hps"/>
          <w:lang w:val="en"/>
        </w:rPr>
        <w:t>For attributes</w:t>
      </w:r>
      <w:r>
        <w:rPr>
          <w:rStyle w:val="shorttext"/>
          <w:lang w:val="en"/>
        </w:rPr>
        <w:t xml:space="preserve"> </w:t>
      </w:r>
      <w:del w:id="517" w:author="Gino Mascotti" w:date="2015-06-16T11:28:00Z">
        <w:r w:rsidDel="008F2451">
          <w:rPr>
            <w:rStyle w:val="hps"/>
            <w:lang w:val="en"/>
          </w:rPr>
          <w:delText>or</w:delText>
        </w:r>
        <w:r w:rsidDel="008F2451">
          <w:rPr>
            <w:rStyle w:val="shorttext"/>
            <w:lang w:val="en"/>
          </w:rPr>
          <w:delText xml:space="preserve"> </w:delText>
        </w:r>
        <w:r w:rsidDel="008F2451">
          <w:rPr>
            <w:rStyle w:val="hps"/>
            <w:lang w:val="en"/>
          </w:rPr>
          <w:delText>using</w:delText>
        </w:r>
        <w:r w:rsidDel="008F2451">
          <w:rPr>
            <w:rStyle w:val="shorttext"/>
            <w:lang w:val="en"/>
          </w:rPr>
          <w:delText xml:space="preserve"> </w:delText>
        </w:r>
        <w:r w:rsidDel="008F2451">
          <w:rPr>
            <w:rStyle w:val="hps"/>
            <w:lang w:val="en"/>
          </w:rPr>
          <w:delText>StoreProcedure</w:delText>
        </w:r>
        <w:r w:rsidDel="008F2451">
          <w:rPr>
            <w:rStyle w:val="shorttext"/>
            <w:lang w:val="en"/>
          </w:rPr>
          <w:delText>:</w:delText>
        </w:r>
        <w:r w:rsidRPr="00E92FB3" w:rsidDel="008F2451">
          <w:rPr>
            <w:rFonts w:ascii="Consolas" w:hAnsi="Consolas" w:cs="Consolas"/>
            <w:color w:val="0000FF"/>
            <w:sz w:val="19"/>
            <w:szCs w:val="19"/>
            <w:highlight w:val="white"/>
            <w:lang w:val="en-US"/>
          </w:rPr>
          <w:delText>GetAttributes</w:delText>
        </w:r>
        <w:r w:rsidRPr="00E92FB3" w:rsidDel="008F2451">
          <w:rPr>
            <w:rFonts w:ascii="Consolas" w:hAnsi="Consolas" w:cs="Consolas"/>
            <w:color w:val="0000FF"/>
            <w:sz w:val="19"/>
            <w:szCs w:val="19"/>
            <w:lang w:val="en-US"/>
          </w:rPr>
          <w:delText xml:space="preserve"> </w:delText>
        </w:r>
        <w:r w:rsidDel="008F2451">
          <w:rPr>
            <w:rStyle w:val="hps"/>
            <w:lang w:val="en"/>
          </w:rPr>
          <w:delText>or</w:delText>
        </w:r>
        <w:r w:rsidDel="008F2451">
          <w:rPr>
            <w:rStyle w:val="shorttext"/>
            <w:lang w:val="en"/>
          </w:rPr>
          <w:delText xml:space="preserve"> </w:delText>
        </w:r>
        <w:r w:rsidDel="008F2451">
          <w:rPr>
            <w:rStyle w:val="hps"/>
            <w:lang w:val="en"/>
          </w:rPr>
          <w:delText>these</w:delText>
        </w:r>
        <w:r w:rsidDel="008F2451">
          <w:rPr>
            <w:rStyle w:val="shorttext"/>
            <w:lang w:val="en"/>
          </w:rPr>
          <w:delText xml:space="preserve"> </w:delText>
        </w:r>
      </w:del>
      <w:r>
        <w:rPr>
          <w:rStyle w:val="hps"/>
          <w:lang w:val="en"/>
        </w:rPr>
        <w:t>will be read</w:t>
      </w:r>
      <w:r>
        <w:rPr>
          <w:rStyle w:val="shorttext"/>
          <w:lang w:val="en"/>
        </w:rPr>
        <w:t xml:space="preserve"> </w:t>
      </w:r>
      <w:r>
        <w:rPr>
          <w:rStyle w:val="hps"/>
          <w:lang w:val="en"/>
        </w:rPr>
        <w:t>from a file</w:t>
      </w:r>
      <w:r>
        <w:rPr>
          <w:rStyle w:val="shorttext"/>
          <w:lang w:val="en"/>
        </w:rPr>
        <w:t xml:space="preserve"> </w:t>
      </w:r>
      <w:r>
        <w:rPr>
          <w:rStyle w:val="hps"/>
          <w:lang w:val="en"/>
        </w:rPr>
        <w:t>that is in</w:t>
      </w:r>
      <w:r w:rsidRPr="00E92FB3">
        <w:rPr>
          <w:rFonts w:ascii="Consolas" w:hAnsi="Consolas" w:cs="Consolas"/>
          <w:color w:val="0000FF"/>
          <w:sz w:val="19"/>
          <w:szCs w:val="19"/>
          <w:lang w:val="en-US"/>
        </w:rPr>
        <w:t xml:space="preserve"> ConfigurationXml\</w:t>
      </w:r>
      <w:r w:rsidRPr="00E92FB3">
        <w:rPr>
          <w:lang w:val="en-US"/>
        </w:rPr>
        <w:t xml:space="preserve"> </w:t>
      </w:r>
      <w:r w:rsidRPr="00E92FB3">
        <w:rPr>
          <w:rFonts w:ascii="Consolas" w:hAnsi="Consolas" w:cs="Consolas"/>
          <w:color w:val="0000FF"/>
          <w:sz w:val="19"/>
          <w:szCs w:val="19"/>
          <w:lang w:val="en-US"/>
        </w:rPr>
        <w:t>AttributeConcepts.xml</w:t>
      </w:r>
    </w:p>
    <w:p w:rsidR="00F66C4F" w:rsidRPr="00E92FB3" w:rsidRDefault="00F66C4F" w:rsidP="00F66C4F">
      <w:pPr>
        <w:pStyle w:val="Corpotesto"/>
        <w:ind w:left="567"/>
        <w:rPr>
          <w:rFonts w:ascii="Consolas" w:hAnsi="Consolas" w:cs="Consolas"/>
          <w:color w:val="0000FF"/>
          <w:sz w:val="19"/>
          <w:szCs w:val="19"/>
          <w:lang w:val="en-US"/>
        </w:rPr>
      </w:pPr>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an</w:t>
      </w:r>
      <w:del w:id="518" w:author="Roberto Pompei" w:date="2015-01-15T13:37:00Z">
        <w:r w:rsidDel="00BE6E41">
          <w:rPr>
            <w:rStyle w:val="hps"/>
            <w:lang w:val="en"/>
          </w:rPr>
          <w:delText xml:space="preserve"> </w:delText>
        </w:r>
      </w:del>
      <w:r>
        <w:rPr>
          <w:rStyle w:val="hps"/>
          <w:lang w:val="en"/>
        </w:rPr>
        <w:t>other attribute FLAG if you</w:t>
      </w:r>
      <w:r>
        <w:rPr>
          <w:rStyle w:val="shorttext"/>
          <w:lang w:val="en"/>
        </w:rPr>
        <w:t xml:space="preserve"> </w:t>
      </w:r>
      <w:r>
        <w:rPr>
          <w:rStyle w:val="hps"/>
          <w:lang w:val="en"/>
        </w:rPr>
        <w:t>set</w:t>
      </w:r>
      <w:r>
        <w:rPr>
          <w:rStyle w:val="shorttext"/>
          <w:lang w:val="en"/>
        </w:rPr>
        <w:t xml:space="preserve"> </w:t>
      </w:r>
      <w:r>
        <w:rPr>
          <w:rStyle w:val="hps"/>
          <w:lang w:val="en"/>
        </w:rPr>
        <w:t>the</w:t>
      </w:r>
      <w:r>
        <w:rPr>
          <w:rStyle w:val="shorttext"/>
          <w:lang w:val="en"/>
        </w:rPr>
        <w:t xml:space="preserve"> </w:t>
      </w:r>
      <w:r>
        <w:rPr>
          <w:rStyle w:val="hps"/>
          <w:lang w:val="en"/>
        </w:rPr>
        <w:t>configuration parameter</w:t>
      </w:r>
      <w:r>
        <w:rPr>
          <w:rStyle w:val="shorttext"/>
          <w:lang w:val="en"/>
        </w:rPr>
        <w:t xml:space="preserve">: </w:t>
      </w:r>
      <w:r w:rsidRPr="00E92FB3">
        <w:rPr>
          <w:rFonts w:ascii="Consolas" w:hAnsi="Consolas" w:cs="Consolas"/>
          <w:color w:val="0000FF"/>
          <w:sz w:val="19"/>
          <w:szCs w:val="19"/>
          <w:highlight w:val="white"/>
          <w:lang w:val="en-US"/>
        </w:rPr>
        <w:t>ConceptObservationFlag</w:t>
      </w:r>
    </w:p>
    <w:p w:rsidR="00F66C4F" w:rsidRDefault="00F66C4F" w:rsidP="00F66C4F">
      <w:pPr>
        <w:pStyle w:val="Corpotesto"/>
        <w:ind w:left="567"/>
        <w:rPr>
          <w:rStyle w:val="hps"/>
          <w:lang w:val="en"/>
        </w:rPr>
      </w:pPr>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automatically the OBS_VALUE primary measures</w:t>
      </w:r>
    </w:p>
    <w:p w:rsidR="0071095F" w:rsidRPr="00E92FB3" w:rsidDel="00CB48C3" w:rsidRDefault="00135421" w:rsidP="0071095F">
      <w:pPr>
        <w:pStyle w:val="Paragrafoelenco"/>
        <w:ind w:left="567"/>
        <w:rPr>
          <w:del w:id="519" w:author="Gino Mascotti" w:date="2015-06-16T11:13:00Z"/>
          <w:lang w:val="en-US"/>
        </w:rPr>
      </w:pPr>
      <w:r w:rsidRPr="00E92FB3">
        <w:rPr>
          <w:lang w:val="en-US"/>
        </w:rPr>
        <w:t xml:space="preserve">To </w:t>
      </w:r>
      <w:del w:id="520" w:author="Roberto Pompei" w:date="2015-01-15T13:38:00Z">
        <w:r w:rsidRPr="00E92FB3" w:rsidDel="00BE6E41">
          <w:rPr>
            <w:lang w:val="en-US"/>
          </w:rPr>
          <w:delText xml:space="preserve">derive </w:delText>
        </w:r>
      </w:del>
      <w:ins w:id="521" w:author="Roberto Pompei" w:date="2015-01-15T13:38:00Z">
        <w:r w:rsidR="00BE6E41">
          <w:rPr>
            <w:lang w:val="en-US"/>
          </w:rPr>
          <w:t>write</w:t>
        </w:r>
        <w:r w:rsidR="00BE6E41" w:rsidRPr="00E92FB3">
          <w:rPr>
            <w:lang w:val="en-US"/>
          </w:rPr>
          <w:t xml:space="preserve"> </w:t>
        </w:r>
      </w:ins>
      <w:r w:rsidRPr="00E92FB3">
        <w:rPr>
          <w:lang w:val="en-US"/>
        </w:rPr>
        <w:t xml:space="preserve">this artifact was used </w:t>
      </w:r>
      <w:ins w:id="522" w:author="Roberto Pompei" w:date="2015-01-15T13:37:00Z">
        <w:r w:rsidR="00BE6E41">
          <w:rPr>
            <w:lang w:val="en-US"/>
          </w:rPr>
          <w:t xml:space="preserve">the </w:t>
        </w:r>
      </w:ins>
      <w:r w:rsidRPr="00E92FB3">
        <w:rPr>
          <w:lang w:val="en-US"/>
        </w:rPr>
        <w:t xml:space="preserve">interfaces named: </w:t>
      </w:r>
      <w:r w:rsidR="0071095F" w:rsidRPr="00E92FB3">
        <w:rPr>
          <w:lang w:val="en-US"/>
        </w:rPr>
        <w:t xml:space="preserve"> IDimensionManager, IAttributeManager, IFLAGManager and IConceptSchemeManager.</w:t>
      </w:r>
    </w:p>
    <w:p w:rsidR="0071095F" w:rsidRPr="00E92FB3" w:rsidRDefault="0071095F" w:rsidP="00CB48C3">
      <w:pPr>
        <w:pStyle w:val="Paragrafoelenco"/>
        <w:ind w:left="567"/>
        <w:rPr>
          <w:rFonts w:ascii="Consolas" w:hAnsi="Consolas" w:cs="Consolas"/>
          <w:color w:val="0000FF"/>
          <w:sz w:val="19"/>
          <w:szCs w:val="19"/>
          <w:lang w:val="en-US"/>
        </w:rPr>
        <w:pPrChange w:id="523" w:author="Gino Mascotti" w:date="2015-06-16T11:13:00Z">
          <w:pPr>
            <w:pStyle w:val="Corpotesto"/>
            <w:ind w:left="567"/>
          </w:pPr>
        </w:pPrChange>
      </w:pPr>
    </w:p>
    <w:p w:rsidR="00F66C4F" w:rsidRPr="00735E05" w:rsidRDefault="00F66C4F" w:rsidP="00F66C4F">
      <w:pPr>
        <w:pStyle w:val="Corpotesto"/>
        <w:numPr>
          <w:ilvl w:val="0"/>
          <w:numId w:val="26"/>
        </w:numPr>
        <w:ind w:left="567"/>
        <w:rPr>
          <w:rStyle w:val="hps"/>
          <w:b/>
          <w:lang w:val="en"/>
        </w:rPr>
      </w:pPr>
      <w:r w:rsidRPr="00735E05">
        <w:rPr>
          <w:rStyle w:val="hps"/>
          <w:b/>
          <w:lang w:val="en"/>
        </w:rPr>
        <w:t>Codelist</w:t>
      </w:r>
    </w:p>
    <w:p w:rsidR="00F66C4F" w:rsidRDefault="00F66C4F" w:rsidP="00F66C4F">
      <w:pPr>
        <w:pStyle w:val="Corpotesto"/>
        <w:ind w:left="567"/>
        <w:rPr>
          <w:rStyle w:val="hps"/>
          <w:lang w:val="en"/>
        </w:rPr>
      </w:pPr>
      <w:r>
        <w:rPr>
          <w:rStyle w:val="hps"/>
          <w:lang w:val="en"/>
        </w:rPr>
        <w:t>For</w:t>
      </w:r>
      <w:r>
        <w:rPr>
          <w:lang w:val="en"/>
        </w:rPr>
        <w:t xml:space="preserve"> </w:t>
      </w:r>
      <w:ins w:id="524" w:author="Roberto Pompei" w:date="2015-01-15T13:39:00Z">
        <w:r w:rsidR="00D66E84">
          <w:rPr>
            <w:lang w:val="en"/>
          </w:rPr>
          <w:t xml:space="preserve">the </w:t>
        </w:r>
      </w:ins>
      <w:r>
        <w:rPr>
          <w:rStyle w:val="hps"/>
          <w:lang w:val="en"/>
        </w:rPr>
        <w:t>codelist</w:t>
      </w:r>
      <w:r>
        <w:rPr>
          <w:lang w:val="en"/>
        </w:rPr>
        <w:t xml:space="preserve"> </w:t>
      </w:r>
      <w:r>
        <w:rPr>
          <w:rStyle w:val="hps"/>
          <w:lang w:val="en"/>
        </w:rPr>
        <w:t>concepts</w:t>
      </w:r>
      <w:r>
        <w:rPr>
          <w:lang w:val="en"/>
        </w:rPr>
        <w:t xml:space="preserve"> </w:t>
      </w:r>
      <w:r>
        <w:rPr>
          <w:rStyle w:val="hps"/>
          <w:lang w:val="en"/>
        </w:rPr>
        <w:t>of</w:t>
      </w:r>
      <w:r>
        <w:rPr>
          <w:lang w:val="en"/>
        </w:rPr>
        <w:t xml:space="preserve"> </w:t>
      </w:r>
      <w:r>
        <w:rPr>
          <w:rStyle w:val="hps"/>
          <w:lang w:val="en"/>
        </w:rPr>
        <w:t>type</w:t>
      </w:r>
      <w:r>
        <w:rPr>
          <w:lang w:val="en"/>
        </w:rPr>
        <w:t xml:space="preserve"> </w:t>
      </w:r>
      <w:r>
        <w:rPr>
          <w:rStyle w:val="hps"/>
          <w:lang w:val="en"/>
        </w:rPr>
        <w:t>dimension</w:t>
      </w:r>
      <w:r>
        <w:rPr>
          <w:lang w:val="en"/>
        </w:rPr>
        <w:t xml:space="preserve">, </w:t>
      </w:r>
      <w:del w:id="525" w:author="Roberto Pompei" w:date="2015-01-15T16:52:00Z">
        <w:r w:rsidDel="0037595B">
          <w:rPr>
            <w:rStyle w:val="hps"/>
            <w:lang w:val="en"/>
          </w:rPr>
          <w:delText>we can derive</w:delText>
        </w:r>
      </w:del>
      <w:ins w:id="526" w:author="Roberto Pompei" w:date="2015-01-15T16:52:00Z">
        <w:r w:rsidR="0037595B">
          <w:rPr>
            <w:rStyle w:val="hps"/>
            <w:lang w:val="en"/>
          </w:rPr>
          <w:t>is possible to write</w:t>
        </w:r>
      </w:ins>
      <w:r>
        <w:rPr>
          <w:lang w:val="en"/>
        </w:rPr>
        <w:t xml:space="preserve"> </w:t>
      </w:r>
      <w:del w:id="527" w:author="Roberto Pompei" w:date="2015-01-15T16:52:00Z">
        <w:r w:rsidDel="0037595B">
          <w:rPr>
            <w:rStyle w:val="hps"/>
            <w:lang w:val="en"/>
          </w:rPr>
          <w:delText>codelist</w:delText>
        </w:r>
        <w:r w:rsidDel="0037595B">
          <w:rPr>
            <w:lang w:val="en"/>
          </w:rPr>
          <w:delText xml:space="preserve"> </w:delText>
        </w:r>
        <w:r w:rsidDel="0037595B">
          <w:rPr>
            <w:rStyle w:val="hps"/>
            <w:lang w:val="en"/>
          </w:rPr>
          <w:delText>or</w:delText>
        </w:r>
        <w:r w:rsidDel="0037595B">
          <w:rPr>
            <w:lang w:val="en"/>
          </w:rPr>
          <w:delText xml:space="preserve"> </w:delText>
        </w:r>
        <w:r w:rsidDel="0037595B">
          <w:rPr>
            <w:rStyle w:val="hps"/>
            <w:lang w:val="en"/>
          </w:rPr>
          <w:delText>constrain</w:delText>
        </w:r>
      </w:del>
      <w:ins w:id="528" w:author="Roberto Pompei" w:date="2015-01-15T16:52:00Z">
        <w:r w:rsidR="0037595B">
          <w:rPr>
            <w:rStyle w:val="hps"/>
            <w:lang w:val="en"/>
          </w:rPr>
          <w:t>constrianed codelist</w:t>
        </w:r>
      </w:ins>
      <w:r>
        <w:rPr>
          <w:lang w:val="en"/>
        </w:rPr>
        <w:t xml:space="preserve"> </w:t>
      </w:r>
      <w:r>
        <w:rPr>
          <w:rStyle w:val="hps"/>
          <w:lang w:val="en"/>
        </w:rPr>
        <w:t>(</w:t>
      </w:r>
      <w:r>
        <w:rPr>
          <w:lang w:val="en"/>
        </w:rPr>
        <w:t xml:space="preserve">related </w:t>
      </w:r>
      <w:r>
        <w:rPr>
          <w:rStyle w:val="hps"/>
          <w:lang w:val="en"/>
        </w:rPr>
        <w:t>Dataflow</w:t>
      </w:r>
      <w:r>
        <w:rPr>
          <w:lang w:val="en"/>
        </w:rPr>
        <w:t xml:space="preserve">) </w:t>
      </w:r>
      <w:r>
        <w:rPr>
          <w:rStyle w:val="hps"/>
          <w:lang w:val="en"/>
        </w:rPr>
        <w:t>with</w:t>
      </w:r>
      <w:r>
        <w:rPr>
          <w:lang w:val="en"/>
        </w:rPr>
        <w:t xml:space="preserve"> </w:t>
      </w:r>
      <w:r>
        <w:rPr>
          <w:rStyle w:val="hps"/>
          <w:lang w:val="en"/>
        </w:rPr>
        <w:t>Store</w:t>
      </w:r>
      <w:ins w:id="529" w:author="Roberto Pompei" w:date="2015-01-15T16:50:00Z">
        <w:r w:rsidR="0037595B">
          <w:rPr>
            <w:rStyle w:val="hps"/>
            <w:lang w:val="en"/>
          </w:rPr>
          <w:t>d</w:t>
        </w:r>
      </w:ins>
      <w:r>
        <w:rPr>
          <w:rStyle w:val="hps"/>
          <w:lang w:val="en"/>
        </w:rPr>
        <w:t>Procedure</w:t>
      </w:r>
      <w:del w:id="530" w:author="Roberto Pompei" w:date="2015-01-15T16:53:00Z">
        <w:r w:rsidDel="0037595B">
          <w:rPr>
            <w:lang w:val="en"/>
          </w:rPr>
          <w:delText>:</w:delText>
        </w:r>
      </w:del>
      <w:r>
        <w:rPr>
          <w:lang w:val="en"/>
        </w:rPr>
        <w:t xml:space="preserve"> </w:t>
      </w:r>
      <w:r w:rsidRPr="00E92FB3">
        <w:rPr>
          <w:rFonts w:ascii="Consolas" w:hAnsi="Consolas" w:cs="Consolas"/>
          <w:color w:val="0000FF"/>
          <w:sz w:val="19"/>
          <w:szCs w:val="19"/>
          <w:highlight w:val="white"/>
          <w:lang w:val="en-US"/>
        </w:rPr>
        <w:t>GetDimensionCodelistConstrain</w:t>
      </w:r>
      <w:ins w:id="531" w:author="Roberto Pompei" w:date="2015-01-15T16:53:00Z">
        <w:r w:rsidR="0037595B">
          <w:rPr>
            <w:rFonts w:ascii="Consolas" w:hAnsi="Consolas" w:cs="Consolas"/>
            <w:color w:val="0000FF"/>
            <w:sz w:val="19"/>
            <w:szCs w:val="19"/>
            <w:lang w:val="en-US"/>
          </w:rPr>
          <w:t>,</w:t>
        </w:r>
      </w:ins>
      <w:r w:rsidRPr="00E92FB3">
        <w:rPr>
          <w:rFonts w:ascii="Consolas" w:hAnsi="Consolas" w:cs="Consolas"/>
          <w:color w:val="0000FF"/>
          <w:sz w:val="19"/>
          <w:szCs w:val="19"/>
          <w:lang w:val="en-US"/>
        </w:rPr>
        <w:t xml:space="preserve"> </w:t>
      </w:r>
      <w:r>
        <w:rPr>
          <w:rStyle w:val="hps"/>
          <w:lang w:val="en"/>
        </w:rPr>
        <w:t>or</w:t>
      </w:r>
      <w:r>
        <w:rPr>
          <w:lang w:val="en"/>
        </w:rPr>
        <w:t xml:space="preserve"> </w:t>
      </w:r>
      <w:del w:id="532" w:author="Roberto Pompei" w:date="2015-01-15T16:53:00Z">
        <w:r w:rsidDel="0037595B">
          <w:rPr>
            <w:rStyle w:val="hps"/>
            <w:lang w:val="en"/>
          </w:rPr>
          <w:delText>not</w:delText>
        </w:r>
        <w:r w:rsidRPr="006E1F55" w:rsidDel="0037595B">
          <w:rPr>
            <w:lang w:val="en"/>
          </w:rPr>
          <w:delText xml:space="preserve"> </w:delText>
        </w:r>
      </w:del>
      <w:ins w:id="533" w:author="Roberto Pompei" w:date="2015-01-15T16:53:00Z">
        <w:r w:rsidR="0037595B">
          <w:rPr>
            <w:rStyle w:val="hps"/>
            <w:lang w:val="en"/>
          </w:rPr>
          <w:t>un</w:t>
        </w:r>
      </w:ins>
      <w:r>
        <w:rPr>
          <w:rStyle w:val="hps"/>
          <w:lang w:val="en"/>
        </w:rPr>
        <w:t>constrain</w:t>
      </w:r>
      <w:ins w:id="534" w:author="Roberto Pompei" w:date="2015-01-15T16:53:00Z">
        <w:r w:rsidR="0037595B">
          <w:rPr>
            <w:rStyle w:val="hps"/>
            <w:lang w:val="en"/>
          </w:rPr>
          <w:t>ed codelist</w:t>
        </w:r>
      </w:ins>
      <w:r>
        <w:rPr>
          <w:lang w:val="en"/>
        </w:rPr>
        <w:t xml:space="preserve"> </w:t>
      </w:r>
      <w:r>
        <w:rPr>
          <w:rStyle w:val="hps"/>
          <w:lang w:val="en"/>
        </w:rPr>
        <w:t>going to call</w:t>
      </w:r>
      <w:r>
        <w:rPr>
          <w:lang w:val="en"/>
        </w:rPr>
        <w:t xml:space="preserve"> </w:t>
      </w:r>
      <w:r>
        <w:rPr>
          <w:rStyle w:val="hps"/>
          <w:lang w:val="en"/>
        </w:rPr>
        <w:t>the same</w:t>
      </w:r>
      <w:r>
        <w:rPr>
          <w:lang w:val="en"/>
        </w:rPr>
        <w:t xml:space="preserve"> </w:t>
      </w:r>
      <w:r>
        <w:rPr>
          <w:rStyle w:val="hps"/>
          <w:lang w:val="en"/>
        </w:rPr>
        <w:t>Store</w:t>
      </w:r>
      <w:ins w:id="535" w:author="Roberto Pompei" w:date="2015-01-15T16:50:00Z">
        <w:r w:rsidR="0037595B">
          <w:rPr>
            <w:rStyle w:val="hps"/>
            <w:lang w:val="en"/>
          </w:rPr>
          <w:t>d</w:t>
        </w:r>
      </w:ins>
      <w:r>
        <w:rPr>
          <w:rStyle w:val="hps"/>
          <w:lang w:val="en"/>
        </w:rPr>
        <w:t>Procedure</w:t>
      </w:r>
      <w:r>
        <w:rPr>
          <w:lang w:val="en"/>
        </w:rPr>
        <w:t xml:space="preserve"> </w:t>
      </w:r>
      <w:r>
        <w:rPr>
          <w:rStyle w:val="hps"/>
          <w:lang w:val="en"/>
        </w:rPr>
        <w:t>for all</w:t>
      </w:r>
      <w:r>
        <w:rPr>
          <w:lang w:val="en"/>
        </w:rPr>
        <w:t xml:space="preserve"> </w:t>
      </w:r>
      <w:r>
        <w:rPr>
          <w:rStyle w:val="hps"/>
          <w:lang w:val="en"/>
        </w:rPr>
        <w:t>Dataflow</w:t>
      </w:r>
      <w:r>
        <w:rPr>
          <w:lang w:val="en"/>
        </w:rPr>
        <w:t xml:space="preserve"> </w:t>
      </w:r>
      <w:r>
        <w:rPr>
          <w:rStyle w:val="hps"/>
          <w:lang w:val="en"/>
        </w:rPr>
        <w:t>found</w:t>
      </w:r>
      <w:r>
        <w:rPr>
          <w:lang w:val="en"/>
        </w:rPr>
        <w:t xml:space="preserve"> </w:t>
      </w:r>
      <w:r>
        <w:rPr>
          <w:rStyle w:val="hps"/>
          <w:lang w:val="en"/>
        </w:rPr>
        <w:t>or send</w:t>
      </w:r>
      <w:r>
        <w:rPr>
          <w:lang w:val="en"/>
        </w:rPr>
        <w:t xml:space="preserve"> </w:t>
      </w:r>
      <w:r>
        <w:rPr>
          <w:rStyle w:val="hps"/>
          <w:lang w:val="en"/>
        </w:rPr>
        <w:t>the system</w:t>
      </w:r>
      <w:r>
        <w:rPr>
          <w:lang w:val="en"/>
        </w:rPr>
        <w:t xml:space="preserve"> </w:t>
      </w:r>
      <w:r>
        <w:rPr>
          <w:rStyle w:val="hps"/>
          <w:lang w:val="en"/>
        </w:rPr>
        <w:t>in</w:t>
      </w:r>
      <w:r>
        <w:rPr>
          <w:lang w:val="en"/>
        </w:rPr>
        <w:t xml:space="preserve"> </w:t>
      </w:r>
      <w:r>
        <w:rPr>
          <w:rStyle w:val="hps"/>
          <w:lang w:val="en"/>
        </w:rPr>
        <w:t>error</w:t>
      </w:r>
      <w:r>
        <w:rPr>
          <w:lang w:val="en"/>
        </w:rPr>
        <w:t xml:space="preserve"> </w:t>
      </w:r>
      <w:r>
        <w:rPr>
          <w:rStyle w:val="hps"/>
          <w:lang w:val="en"/>
        </w:rPr>
        <w:t>by setting the</w:t>
      </w:r>
      <w:r>
        <w:rPr>
          <w:lang w:val="en"/>
        </w:rPr>
        <w:t xml:space="preserve"> </w:t>
      </w:r>
      <w:r>
        <w:rPr>
          <w:rStyle w:val="hps"/>
          <w:lang w:val="en"/>
        </w:rPr>
        <w:t>configuration parameter</w:t>
      </w:r>
      <w:r w:rsidRPr="00E92FB3">
        <w:rPr>
          <w:rFonts w:ascii="Consolas" w:hAnsi="Consolas" w:cs="Consolas"/>
          <w:color w:val="0000FF"/>
          <w:sz w:val="19"/>
          <w:szCs w:val="19"/>
          <w:highlight w:val="white"/>
          <w:lang w:val="en-US"/>
        </w:rPr>
        <w:t xml:space="preserve"> CodelistWhitoutConstrain</w:t>
      </w:r>
      <w:r w:rsidRPr="00E92FB3">
        <w:rPr>
          <w:rFonts w:ascii="Consolas" w:hAnsi="Consolas" w:cs="Consolas"/>
          <w:color w:val="0000FF"/>
          <w:sz w:val="19"/>
          <w:szCs w:val="19"/>
          <w:lang w:val="en-US"/>
        </w:rPr>
        <w:t xml:space="preserve"> </w:t>
      </w:r>
      <w:r w:rsidRPr="006E1F55">
        <w:rPr>
          <w:rStyle w:val="hps"/>
          <w:lang w:val="en"/>
        </w:rPr>
        <w:t>to false</w:t>
      </w:r>
      <w:r>
        <w:rPr>
          <w:rStyle w:val="hps"/>
          <w:lang w:val="en"/>
        </w:rPr>
        <w:t>.</w:t>
      </w:r>
    </w:p>
    <w:p w:rsidR="00F66C4F" w:rsidRPr="00E92FB3" w:rsidRDefault="00F66C4F" w:rsidP="00F66C4F">
      <w:pPr>
        <w:pStyle w:val="Corpotesto"/>
        <w:ind w:left="567"/>
        <w:rPr>
          <w:rFonts w:ascii="Consolas" w:hAnsi="Consolas" w:cs="Consolas"/>
          <w:color w:val="0000FF"/>
          <w:sz w:val="19"/>
          <w:szCs w:val="19"/>
          <w:lang w:val="en"/>
        </w:rPr>
      </w:pPr>
      <w:del w:id="536" w:author="Gino Mascotti" w:date="2015-06-16T11:11:00Z">
        <w:r w:rsidDel="00CB48C3">
          <w:rPr>
            <w:rStyle w:val="hps"/>
            <w:lang w:val="en"/>
          </w:rPr>
          <w:delText>For</w:delText>
        </w:r>
        <w:r w:rsidDel="00CB48C3">
          <w:rPr>
            <w:lang w:val="en"/>
          </w:rPr>
          <w:delText xml:space="preserve"> </w:delText>
        </w:r>
        <w:r w:rsidDel="00CB48C3">
          <w:rPr>
            <w:rStyle w:val="hps"/>
            <w:lang w:val="en"/>
          </w:rPr>
          <w:delText>codelist</w:delText>
        </w:r>
        <w:r w:rsidDel="00CB48C3">
          <w:rPr>
            <w:lang w:val="en"/>
          </w:rPr>
          <w:delText xml:space="preserve"> </w:delText>
        </w:r>
        <w:r w:rsidDel="00CB48C3">
          <w:rPr>
            <w:rStyle w:val="hps"/>
            <w:lang w:val="en"/>
          </w:rPr>
          <w:delText>concepts</w:delText>
        </w:r>
        <w:r w:rsidDel="00CB48C3">
          <w:rPr>
            <w:lang w:val="en"/>
          </w:rPr>
          <w:delText xml:space="preserve"> </w:delText>
        </w:r>
        <w:r w:rsidDel="00CB48C3">
          <w:rPr>
            <w:rStyle w:val="hps"/>
            <w:lang w:val="en"/>
          </w:rPr>
          <w:delText>of</w:delText>
        </w:r>
        <w:r w:rsidDel="00CB48C3">
          <w:rPr>
            <w:lang w:val="en"/>
          </w:rPr>
          <w:delText xml:space="preserve"> </w:delText>
        </w:r>
        <w:r w:rsidDel="00CB48C3">
          <w:rPr>
            <w:rStyle w:val="hps"/>
            <w:lang w:val="en"/>
          </w:rPr>
          <w:delText>type</w:delText>
        </w:r>
        <w:r w:rsidDel="00CB48C3">
          <w:rPr>
            <w:lang w:val="en"/>
          </w:rPr>
          <w:delText xml:space="preserve"> </w:delText>
        </w:r>
        <w:r w:rsidDel="00CB48C3">
          <w:rPr>
            <w:rStyle w:val="hps"/>
            <w:lang w:val="en"/>
          </w:rPr>
          <w:delText>attribute</w:delText>
        </w:r>
        <w:r w:rsidDel="00CB48C3">
          <w:rPr>
            <w:lang w:val="en"/>
          </w:rPr>
          <w:delText xml:space="preserve">, </w:delText>
        </w:r>
        <w:r w:rsidDel="00CB48C3">
          <w:rPr>
            <w:rStyle w:val="hps"/>
            <w:lang w:val="en"/>
          </w:rPr>
          <w:delText>we can derive</w:delText>
        </w:r>
      </w:del>
      <w:ins w:id="537" w:author="Roberto Pompei" w:date="2015-01-15T16:54:00Z">
        <w:del w:id="538" w:author="Gino Mascotti" w:date="2015-06-16T11:11:00Z">
          <w:r w:rsidR="0037595B" w:rsidDel="00CB48C3">
            <w:rPr>
              <w:rStyle w:val="hps"/>
              <w:lang w:val="en"/>
            </w:rPr>
            <w:delText>is possible to write</w:delText>
          </w:r>
        </w:del>
      </w:ins>
      <w:del w:id="539" w:author="Gino Mascotti" w:date="2015-06-16T11:11:00Z">
        <w:r w:rsidDel="00CB48C3">
          <w:rPr>
            <w:lang w:val="en"/>
          </w:rPr>
          <w:delText xml:space="preserve"> </w:delText>
        </w:r>
      </w:del>
      <w:ins w:id="540" w:author="Roberto Pompei" w:date="2015-01-15T16:54:00Z">
        <w:del w:id="541" w:author="Gino Mascotti" w:date="2015-06-16T11:11:00Z">
          <w:r w:rsidR="0037595B" w:rsidDel="00CB48C3">
            <w:rPr>
              <w:lang w:val="en"/>
            </w:rPr>
            <w:delText xml:space="preserve">constrained </w:delText>
          </w:r>
        </w:del>
      </w:ins>
      <w:del w:id="542" w:author="Gino Mascotti" w:date="2015-06-16T11:11:00Z">
        <w:r w:rsidDel="00CB48C3">
          <w:rPr>
            <w:rStyle w:val="hps"/>
            <w:lang w:val="en"/>
          </w:rPr>
          <w:delText>codelist</w:delText>
        </w:r>
        <w:r w:rsidDel="00CB48C3">
          <w:rPr>
            <w:lang w:val="en"/>
          </w:rPr>
          <w:delText xml:space="preserve"> </w:delText>
        </w:r>
        <w:r w:rsidDel="00CB48C3">
          <w:rPr>
            <w:rStyle w:val="hps"/>
            <w:lang w:val="en"/>
          </w:rPr>
          <w:delText>constrain</w:delText>
        </w:r>
        <w:r w:rsidDel="00CB48C3">
          <w:rPr>
            <w:lang w:val="en"/>
          </w:rPr>
          <w:delText xml:space="preserve"> </w:delText>
        </w:r>
        <w:r w:rsidDel="00CB48C3">
          <w:rPr>
            <w:rStyle w:val="hps"/>
            <w:lang w:val="en"/>
          </w:rPr>
          <w:delText>(</w:delText>
        </w:r>
        <w:r w:rsidDel="00CB48C3">
          <w:rPr>
            <w:lang w:val="en"/>
          </w:rPr>
          <w:delText xml:space="preserve">related </w:delText>
        </w:r>
        <w:r w:rsidDel="00CB48C3">
          <w:rPr>
            <w:rStyle w:val="hps"/>
            <w:lang w:val="en"/>
          </w:rPr>
          <w:delText>Dataflow</w:delText>
        </w:r>
        <w:r w:rsidDel="00CB48C3">
          <w:rPr>
            <w:lang w:val="en"/>
          </w:rPr>
          <w:delText xml:space="preserve">) </w:delText>
        </w:r>
        <w:r w:rsidDel="00CB48C3">
          <w:rPr>
            <w:rStyle w:val="hps"/>
            <w:lang w:val="en"/>
          </w:rPr>
          <w:delText>with</w:delText>
        </w:r>
        <w:r w:rsidDel="00CB48C3">
          <w:rPr>
            <w:lang w:val="en"/>
          </w:rPr>
          <w:delText xml:space="preserve"> </w:delText>
        </w:r>
        <w:r w:rsidDel="00CB48C3">
          <w:rPr>
            <w:rStyle w:val="hps"/>
            <w:lang w:val="en"/>
          </w:rPr>
          <w:delText>StoreProcedure</w:delText>
        </w:r>
        <w:r w:rsidDel="00CB48C3">
          <w:rPr>
            <w:lang w:val="en"/>
          </w:rPr>
          <w:delText xml:space="preserve">: </w:delText>
        </w:r>
        <w:r w:rsidRPr="00E92FB3" w:rsidDel="00CB48C3">
          <w:rPr>
            <w:rFonts w:ascii="Consolas" w:hAnsi="Consolas" w:cs="Consolas"/>
            <w:color w:val="0000FF"/>
            <w:sz w:val="19"/>
            <w:szCs w:val="19"/>
            <w:highlight w:val="white"/>
            <w:lang w:val="en"/>
          </w:rPr>
          <w:delText>GetAttributeCodelistConstrain</w:delText>
        </w:r>
      </w:del>
      <w:ins w:id="543" w:author="Roberto Pompei" w:date="2015-01-15T16:54:00Z">
        <w:del w:id="544" w:author="Gino Mascotti" w:date="2015-06-16T11:11:00Z">
          <w:r w:rsidR="0037595B" w:rsidDel="00CB48C3">
            <w:rPr>
              <w:rFonts w:ascii="Consolas" w:hAnsi="Consolas" w:cs="Consolas"/>
              <w:color w:val="0000FF"/>
              <w:sz w:val="19"/>
              <w:szCs w:val="19"/>
              <w:lang w:val="en"/>
            </w:rPr>
            <w:delText>,</w:delText>
          </w:r>
        </w:del>
      </w:ins>
      <w:del w:id="545" w:author="Gino Mascotti" w:date="2015-06-16T11:11:00Z">
        <w:r w:rsidRPr="00E92FB3" w:rsidDel="00CB48C3">
          <w:rPr>
            <w:rFonts w:ascii="Consolas" w:hAnsi="Consolas" w:cs="Consolas"/>
            <w:color w:val="0000FF"/>
            <w:sz w:val="19"/>
            <w:szCs w:val="19"/>
            <w:lang w:val="en"/>
          </w:rPr>
          <w:delText xml:space="preserve"> </w:delText>
        </w:r>
        <w:r w:rsidDel="00CB48C3">
          <w:rPr>
            <w:rStyle w:val="hps"/>
            <w:lang w:val="en"/>
          </w:rPr>
          <w:delText>and not</w:delText>
        </w:r>
        <w:r w:rsidDel="00CB48C3">
          <w:rPr>
            <w:rStyle w:val="shorttext"/>
            <w:lang w:val="en"/>
          </w:rPr>
          <w:delText xml:space="preserve"> </w:delText>
        </w:r>
      </w:del>
      <w:ins w:id="546" w:author="Roberto Pompei" w:date="2015-01-15T16:54:00Z">
        <w:del w:id="547" w:author="Gino Mascotti" w:date="2015-06-16T11:11:00Z">
          <w:r w:rsidR="0037595B" w:rsidDel="00CB48C3">
            <w:rPr>
              <w:rStyle w:val="hps"/>
              <w:lang w:val="en"/>
            </w:rPr>
            <w:delText>un</w:delText>
          </w:r>
        </w:del>
      </w:ins>
      <w:del w:id="548" w:author="Gino Mascotti" w:date="2015-06-16T11:11:00Z">
        <w:r w:rsidDel="00CB48C3">
          <w:rPr>
            <w:rStyle w:val="hps"/>
            <w:lang w:val="en"/>
          </w:rPr>
          <w:delText>constrain</w:delText>
        </w:r>
      </w:del>
      <w:ins w:id="549" w:author="Roberto Pompei" w:date="2015-01-15T16:54:00Z">
        <w:del w:id="550" w:author="Gino Mascotti" w:date="2015-06-16T11:11:00Z">
          <w:r w:rsidR="0037595B" w:rsidDel="00CB48C3">
            <w:rPr>
              <w:rStyle w:val="hps"/>
              <w:lang w:val="en"/>
            </w:rPr>
            <w:delText>ed</w:delText>
          </w:r>
        </w:del>
      </w:ins>
      <w:del w:id="551" w:author="Gino Mascotti" w:date="2015-06-16T11:11:00Z">
        <w:r w:rsidDel="00CB48C3">
          <w:rPr>
            <w:rStyle w:val="shorttext"/>
            <w:lang w:val="en"/>
          </w:rPr>
          <w:delText xml:space="preserve"> </w:delText>
        </w:r>
      </w:del>
      <w:ins w:id="552" w:author="Roberto Pompei" w:date="2015-01-15T16:54:00Z">
        <w:del w:id="553" w:author="Gino Mascotti" w:date="2015-06-16T11:11:00Z">
          <w:r w:rsidR="0037595B" w:rsidDel="00CB48C3">
            <w:rPr>
              <w:rStyle w:val="shorttext"/>
              <w:lang w:val="en"/>
            </w:rPr>
            <w:delText xml:space="preserve">codelist with </w:delText>
          </w:r>
        </w:del>
      </w:ins>
      <w:del w:id="554" w:author="Gino Mascotti" w:date="2015-06-16T11:11:00Z">
        <w:r w:rsidDel="00CB48C3">
          <w:rPr>
            <w:rStyle w:val="hps"/>
            <w:lang w:val="en"/>
          </w:rPr>
          <w:delText>the</w:delText>
        </w:r>
        <w:r w:rsidDel="00CB48C3">
          <w:rPr>
            <w:rStyle w:val="shorttext"/>
            <w:lang w:val="en"/>
          </w:rPr>
          <w:delText xml:space="preserve"> </w:delText>
        </w:r>
        <w:r w:rsidDel="00CB48C3">
          <w:rPr>
            <w:rStyle w:val="hps"/>
            <w:lang w:val="en"/>
          </w:rPr>
          <w:delText>StoreProcedure</w:delText>
        </w:r>
        <w:r w:rsidDel="00CB48C3">
          <w:rPr>
            <w:rStyle w:val="shorttext"/>
            <w:lang w:val="en"/>
          </w:rPr>
          <w:delText xml:space="preserve">: </w:delText>
        </w:r>
        <w:r w:rsidRPr="00E92FB3" w:rsidDel="00CB48C3">
          <w:rPr>
            <w:rFonts w:ascii="Consolas" w:hAnsi="Consolas" w:cs="Consolas"/>
            <w:color w:val="0000FF"/>
            <w:sz w:val="19"/>
            <w:szCs w:val="19"/>
            <w:highlight w:val="white"/>
            <w:lang w:val="en"/>
          </w:rPr>
          <w:delText>GetAttributeCodelistNOConstrain</w:delText>
        </w:r>
      </w:del>
      <w:ins w:id="555" w:author="Roberto Pompei" w:date="2015-01-15T16:54:00Z">
        <w:del w:id="556" w:author="Gino Mascotti" w:date="2015-06-16T11:11:00Z">
          <w:r w:rsidR="0037595B" w:rsidDel="00CB48C3">
            <w:rPr>
              <w:rFonts w:ascii="Consolas" w:hAnsi="Consolas" w:cs="Consolas"/>
              <w:color w:val="0000FF"/>
              <w:sz w:val="19"/>
              <w:szCs w:val="19"/>
              <w:lang w:val="en"/>
            </w:rPr>
            <w:delText>.</w:delText>
          </w:r>
        </w:del>
      </w:ins>
      <w:del w:id="557" w:author="Gino Mascotti" w:date="2015-06-16T11:11:00Z">
        <w:r w:rsidRPr="00E92FB3" w:rsidDel="00CB48C3">
          <w:rPr>
            <w:rFonts w:ascii="Consolas" w:hAnsi="Consolas" w:cs="Consolas"/>
            <w:color w:val="0000FF"/>
            <w:sz w:val="19"/>
            <w:szCs w:val="19"/>
            <w:lang w:val="en"/>
          </w:rPr>
          <w:delText xml:space="preserve"> </w:delText>
        </w:r>
      </w:del>
      <w:ins w:id="558" w:author="Roberto Pompei" w:date="2015-01-15T16:55:00Z">
        <w:del w:id="559" w:author="Gino Mascotti" w:date="2015-06-16T11:11:00Z">
          <w:r w:rsidR="0037595B" w:rsidRPr="0037595B" w:rsidDel="00CB48C3">
            <w:rPr>
              <w:rStyle w:val="hps"/>
              <w:lang w:val="en"/>
            </w:rPr>
            <w:delText>Otherwise t</w:delText>
          </w:r>
        </w:del>
      </w:ins>
      <w:ins w:id="560" w:author="Gino Mascotti" w:date="2015-06-16T11:11:00Z">
        <w:r w:rsidR="00CB48C3">
          <w:rPr>
            <w:rStyle w:val="hps"/>
            <w:lang w:val="en"/>
          </w:rPr>
          <w:t>T</w:t>
        </w:r>
      </w:ins>
      <w:ins w:id="561" w:author="Roberto Pompei" w:date="2015-01-15T16:55:00Z">
        <w:r w:rsidR="0037595B" w:rsidRPr="0037595B">
          <w:rPr>
            <w:rStyle w:val="hps"/>
            <w:lang w:val="en"/>
          </w:rPr>
          <w:t xml:space="preserve">he system will take the </w:t>
        </w:r>
      </w:ins>
      <w:ins w:id="562" w:author="Gino Mascotti" w:date="2015-06-16T11:11:00Z">
        <w:r w:rsidR="00CB48C3">
          <w:rPr>
            <w:rStyle w:val="hps"/>
            <w:lang w:val="en"/>
          </w:rPr>
          <w:t xml:space="preserve">Attribute concept </w:t>
        </w:r>
      </w:ins>
      <w:ins w:id="563" w:author="Roberto Pompei" w:date="2015-01-15T16:55:00Z">
        <w:r w:rsidR="0037595B" w:rsidRPr="0037595B">
          <w:rPr>
            <w:rStyle w:val="hps"/>
            <w:lang w:val="en"/>
          </w:rPr>
          <w:t>codelist from the file located in</w:t>
        </w:r>
      </w:ins>
      <w:del w:id="564" w:author="Roberto Pompei" w:date="2015-01-15T16:55:00Z">
        <w:r w:rsidRPr="00735E05" w:rsidDel="0037595B">
          <w:rPr>
            <w:rStyle w:val="hps"/>
            <w:lang w:val="en"/>
          </w:rPr>
          <w:delText>oppure il sistema andra a prendere le codelist dal file che si trova in</w:delText>
        </w:r>
      </w:del>
      <w:r w:rsidRPr="00735E05">
        <w:rPr>
          <w:rStyle w:val="hps"/>
          <w:lang w:val="en"/>
        </w:rPr>
        <w:t xml:space="preserve"> </w:t>
      </w:r>
      <w:r w:rsidRPr="00E92FB3">
        <w:rPr>
          <w:rFonts w:ascii="Consolas" w:hAnsi="Consolas" w:cs="Consolas"/>
          <w:color w:val="0000FF"/>
          <w:sz w:val="19"/>
          <w:szCs w:val="19"/>
          <w:lang w:val="en"/>
        </w:rPr>
        <w:t>ConfigurationXml\</w:t>
      </w:r>
      <w:r w:rsidRPr="00E92FB3">
        <w:rPr>
          <w:lang w:val="en"/>
        </w:rPr>
        <w:t xml:space="preserve"> </w:t>
      </w:r>
      <w:r w:rsidRPr="00E92FB3">
        <w:rPr>
          <w:rFonts w:ascii="Consolas" w:hAnsi="Consolas" w:cs="Consolas"/>
          <w:color w:val="0000FF"/>
          <w:sz w:val="19"/>
          <w:szCs w:val="19"/>
          <w:lang w:val="en"/>
        </w:rPr>
        <w:t>AttributeConcepts.xml</w:t>
      </w:r>
    </w:p>
    <w:p w:rsidR="00F66C4F" w:rsidRDefault="00F0322E" w:rsidP="00F66C4F">
      <w:pPr>
        <w:pStyle w:val="Corpotesto"/>
        <w:ind w:left="567"/>
        <w:rPr>
          <w:rStyle w:val="hps"/>
          <w:lang w:val="en"/>
        </w:rPr>
      </w:pPr>
      <w:ins w:id="565" w:author="Roberto Pompei" w:date="2015-01-15T17:39:00Z">
        <w:r w:rsidRPr="00F0322E">
          <w:rPr>
            <w:rStyle w:val="hps"/>
            <w:lang w:val="en"/>
          </w:rPr>
          <w:t>If the frequency dimension is not found, it is added in any case to the DSD, because the frequency dimension is mandatory, and its codelist is taken by</w:t>
        </w:r>
        <w:r>
          <w:rPr>
            <w:rStyle w:val="hps"/>
            <w:lang w:val="en"/>
          </w:rPr>
          <w:t xml:space="preserve"> the</w:t>
        </w:r>
      </w:ins>
      <w:del w:id="566" w:author="Roberto Pompei" w:date="2015-01-15T17:39:00Z">
        <w:r w:rsidR="00F66C4F" w:rsidDel="00F0322E">
          <w:rPr>
            <w:rStyle w:val="hps"/>
            <w:lang w:val="en"/>
          </w:rPr>
          <w:delText>For</w:delText>
        </w:r>
        <w:r w:rsidR="00F66C4F" w:rsidDel="00F0322E">
          <w:rPr>
            <w:lang w:val="en"/>
          </w:rPr>
          <w:delText xml:space="preserve"> </w:delText>
        </w:r>
        <w:r w:rsidR="00F66C4F" w:rsidDel="00F0322E">
          <w:rPr>
            <w:rStyle w:val="hps"/>
            <w:lang w:val="en"/>
          </w:rPr>
          <w:delText>codelist</w:delText>
        </w:r>
        <w:r w:rsidR="00F66C4F" w:rsidDel="00F0322E">
          <w:rPr>
            <w:lang w:val="en"/>
          </w:rPr>
          <w:delText xml:space="preserve"> </w:delText>
        </w:r>
        <w:r w:rsidR="00F66C4F" w:rsidDel="00F0322E">
          <w:rPr>
            <w:rStyle w:val="hps"/>
            <w:lang w:val="en"/>
          </w:rPr>
          <w:delText>concepts</w:delText>
        </w:r>
        <w:r w:rsidR="00F66C4F" w:rsidDel="00F0322E">
          <w:rPr>
            <w:lang w:val="en"/>
          </w:rPr>
          <w:delText xml:space="preserve"> </w:delText>
        </w:r>
        <w:r w:rsidR="00F66C4F" w:rsidDel="00F0322E">
          <w:rPr>
            <w:rStyle w:val="hps"/>
            <w:lang w:val="en"/>
          </w:rPr>
          <w:delText>of</w:delText>
        </w:r>
        <w:r w:rsidR="00F66C4F" w:rsidDel="00F0322E">
          <w:rPr>
            <w:lang w:val="en"/>
          </w:rPr>
          <w:delText xml:space="preserve"> </w:delText>
        </w:r>
        <w:r w:rsidR="00F66C4F" w:rsidDel="00F0322E">
          <w:rPr>
            <w:rStyle w:val="hps"/>
            <w:lang w:val="en"/>
          </w:rPr>
          <w:delText>frequency</w:delText>
        </w:r>
        <w:r w:rsidR="00F66C4F" w:rsidDel="00F0322E">
          <w:rPr>
            <w:lang w:val="en"/>
          </w:rPr>
          <w:delText xml:space="preserve"> </w:delText>
        </w:r>
        <w:r w:rsidR="00F66C4F" w:rsidDel="00F0322E">
          <w:rPr>
            <w:rStyle w:val="hps"/>
            <w:lang w:val="en"/>
          </w:rPr>
          <w:delText>can</w:delText>
        </w:r>
      </w:del>
      <w:del w:id="567" w:author="Roberto Pompei" w:date="2015-01-15T16:58:00Z">
        <w:r w:rsidR="00F66C4F" w:rsidDel="0037595B">
          <w:rPr>
            <w:lang w:val="en"/>
          </w:rPr>
          <w:delText xml:space="preserve"> </w:delText>
        </w:r>
      </w:del>
      <w:del w:id="568" w:author="Roberto Pompei" w:date="2015-01-15T17:39:00Z">
        <w:r w:rsidR="00F66C4F" w:rsidDel="00F0322E">
          <w:rPr>
            <w:rStyle w:val="hps"/>
            <w:lang w:val="en"/>
          </w:rPr>
          <w:delText>not</w:delText>
        </w:r>
        <w:r w:rsidR="00F66C4F" w:rsidDel="00F0322E">
          <w:rPr>
            <w:lang w:val="en"/>
          </w:rPr>
          <w:delText xml:space="preserve"> </w:delText>
        </w:r>
        <w:r w:rsidR="00F66C4F" w:rsidDel="00F0322E">
          <w:rPr>
            <w:rStyle w:val="hps"/>
            <w:lang w:val="en"/>
          </w:rPr>
          <w:delText>find the</w:delText>
        </w:r>
        <w:r w:rsidR="00F66C4F" w:rsidDel="00F0322E">
          <w:rPr>
            <w:lang w:val="en"/>
          </w:rPr>
          <w:delText xml:space="preserve"> </w:delText>
        </w:r>
        <w:r w:rsidR="00F66C4F" w:rsidDel="00F0322E">
          <w:rPr>
            <w:rStyle w:val="hps"/>
            <w:lang w:val="en"/>
          </w:rPr>
          <w:delText>concept associated with</w:delText>
        </w:r>
        <w:r w:rsidR="00F66C4F" w:rsidDel="00F0322E">
          <w:rPr>
            <w:lang w:val="en"/>
          </w:rPr>
          <w:delText xml:space="preserve"> </w:delText>
        </w:r>
        <w:r w:rsidR="00F66C4F" w:rsidDel="00F0322E">
          <w:rPr>
            <w:rStyle w:val="hps"/>
            <w:lang w:val="en"/>
          </w:rPr>
          <w:delText>the</w:delText>
        </w:r>
        <w:r w:rsidR="00F66C4F" w:rsidDel="00F0322E">
          <w:rPr>
            <w:lang w:val="en"/>
          </w:rPr>
          <w:delText xml:space="preserve"> </w:delText>
        </w:r>
        <w:r w:rsidR="00F66C4F" w:rsidDel="00F0322E">
          <w:rPr>
            <w:rStyle w:val="hps"/>
            <w:lang w:val="en"/>
          </w:rPr>
          <w:delText>dataflow</w:delText>
        </w:r>
        <w:r w:rsidR="00F66C4F" w:rsidDel="00F0322E">
          <w:rPr>
            <w:lang w:val="en"/>
          </w:rPr>
          <w:delText xml:space="preserve"> </w:delText>
        </w:r>
        <w:r w:rsidR="00F66C4F" w:rsidDel="00F0322E">
          <w:rPr>
            <w:rStyle w:val="hps"/>
            <w:lang w:val="en"/>
          </w:rPr>
          <w:delText>but since</w:delText>
        </w:r>
        <w:r w:rsidR="00F66C4F" w:rsidDel="00F0322E">
          <w:rPr>
            <w:lang w:val="en"/>
          </w:rPr>
          <w:delText xml:space="preserve"> </w:delText>
        </w:r>
        <w:r w:rsidR="00F66C4F" w:rsidDel="00F0322E">
          <w:rPr>
            <w:rStyle w:val="hps"/>
            <w:lang w:val="en"/>
          </w:rPr>
          <w:delText>this</w:delText>
        </w:r>
        <w:r w:rsidR="00F66C4F" w:rsidDel="00F0322E">
          <w:rPr>
            <w:lang w:val="en"/>
          </w:rPr>
          <w:delText xml:space="preserve"> </w:delText>
        </w:r>
        <w:r w:rsidR="00F66C4F" w:rsidDel="00F0322E">
          <w:rPr>
            <w:rStyle w:val="hps"/>
            <w:lang w:val="en"/>
          </w:rPr>
          <w:delText>is required</w:delText>
        </w:r>
        <w:r w:rsidR="00F66C4F" w:rsidDel="00F0322E">
          <w:rPr>
            <w:lang w:val="en"/>
          </w:rPr>
          <w:delText xml:space="preserve"> </w:delText>
        </w:r>
        <w:r w:rsidR="00F66C4F" w:rsidDel="00F0322E">
          <w:rPr>
            <w:rStyle w:val="hps"/>
            <w:lang w:val="en"/>
          </w:rPr>
          <w:delText>to build the</w:delText>
        </w:r>
        <w:r w:rsidR="00F66C4F" w:rsidDel="00F0322E">
          <w:rPr>
            <w:lang w:val="en"/>
          </w:rPr>
          <w:delText xml:space="preserve"> </w:delText>
        </w:r>
      </w:del>
      <w:del w:id="569" w:author="Roberto Pompei" w:date="2015-01-15T16:58:00Z">
        <w:r w:rsidR="00F66C4F" w:rsidDel="0037595B">
          <w:rPr>
            <w:rStyle w:val="hps"/>
            <w:lang w:val="en"/>
          </w:rPr>
          <w:delText>dsd</w:delText>
        </w:r>
      </w:del>
      <w:del w:id="570" w:author="Roberto Pompei" w:date="2015-01-15T17:39:00Z">
        <w:r w:rsidR="00F66C4F" w:rsidDel="00F0322E">
          <w:rPr>
            <w:lang w:val="en"/>
          </w:rPr>
          <w:delText xml:space="preserve">, </w:delText>
        </w:r>
        <w:r w:rsidR="00F66C4F" w:rsidDel="00F0322E">
          <w:rPr>
            <w:rStyle w:val="hps"/>
            <w:lang w:val="en"/>
          </w:rPr>
          <w:delText>in this case</w:delText>
        </w:r>
        <w:r w:rsidR="00F66C4F" w:rsidDel="00F0322E">
          <w:rPr>
            <w:lang w:val="en"/>
          </w:rPr>
          <w:delText xml:space="preserve"> </w:delText>
        </w:r>
        <w:r w:rsidR="00F66C4F" w:rsidDel="00F0322E">
          <w:rPr>
            <w:rStyle w:val="hps"/>
            <w:lang w:val="en"/>
          </w:rPr>
          <w:delText>we're going to</w:delText>
        </w:r>
        <w:r w:rsidR="00F66C4F" w:rsidDel="00F0322E">
          <w:rPr>
            <w:lang w:val="en"/>
          </w:rPr>
          <w:delText xml:space="preserve"> </w:delText>
        </w:r>
        <w:r w:rsidR="00F66C4F" w:rsidDel="00F0322E">
          <w:rPr>
            <w:rStyle w:val="hps"/>
            <w:lang w:val="en"/>
          </w:rPr>
          <w:delText>take the</w:delText>
        </w:r>
        <w:r w:rsidR="00F66C4F" w:rsidDel="00F0322E">
          <w:rPr>
            <w:lang w:val="en"/>
          </w:rPr>
          <w:delText xml:space="preserve"> </w:delText>
        </w:r>
        <w:r w:rsidR="00F66C4F" w:rsidDel="00F0322E">
          <w:rPr>
            <w:rStyle w:val="hps"/>
            <w:lang w:val="en"/>
          </w:rPr>
          <w:delText>codelist</w:delText>
        </w:r>
        <w:r w:rsidR="00F66C4F" w:rsidDel="00F0322E">
          <w:rPr>
            <w:lang w:val="en"/>
          </w:rPr>
          <w:delText xml:space="preserve"> </w:delText>
        </w:r>
        <w:r w:rsidR="00F66C4F" w:rsidDel="00F0322E">
          <w:rPr>
            <w:rStyle w:val="hps"/>
            <w:lang w:val="en"/>
          </w:rPr>
          <w:delText>in the</w:delText>
        </w:r>
      </w:del>
      <w:r w:rsidR="00F66C4F">
        <w:rPr>
          <w:rStyle w:val="hps"/>
          <w:lang w:val="en"/>
        </w:rPr>
        <w:t xml:space="preserve"> file</w:t>
      </w:r>
      <w:r w:rsidR="00F66C4F">
        <w:rPr>
          <w:lang w:val="en"/>
        </w:rPr>
        <w:t xml:space="preserve"> </w:t>
      </w:r>
      <w:del w:id="571" w:author="Roberto Pompei" w:date="2015-01-15T17:39:00Z">
        <w:r w:rsidR="00F66C4F" w:rsidDel="00F0322E">
          <w:rPr>
            <w:rStyle w:val="hps"/>
            <w:lang w:val="en"/>
          </w:rPr>
          <w:delText>that</w:delText>
        </w:r>
        <w:r w:rsidR="00F66C4F" w:rsidDel="00F0322E">
          <w:rPr>
            <w:lang w:val="en"/>
          </w:rPr>
          <w:delText xml:space="preserve"> </w:delText>
        </w:r>
        <w:r w:rsidR="00F66C4F" w:rsidDel="00F0322E">
          <w:rPr>
            <w:rStyle w:val="hps"/>
            <w:lang w:val="en"/>
          </w:rPr>
          <w:delText>is located</w:delText>
        </w:r>
        <w:r w:rsidR="00F66C4F" w:rsidDel="00F0322E">
          <w:rPr>
            <w:lang w:val="en"/>
          </w:rPr>
          <w:delText xml:space="preserve"> </w:delText>
        </w:r>
        <w:r w:rsidR="00F66C4F" w:rsidDel="00F0322E">
          <w:rPr>
            <w:rStyle w:val="hps"/>
            <w:lang w:val="en"/>
          </w:rPr>
          <w:delText>in</w:delText>
        </w:r>
        <w:r w:rsidR="00F66C4F" w:rsidRPr="00E92FB3" w:rsidDel="00F0322E">
          <w:rPr>
            <w:rFonts w:ascii="Consolas" w:hAnsi="Consolas" w:cs="Consolas"/>
            <w:color w:val="0000FF"/>
            <w:sz w:val="19"/>
            <w:szCs w:val="19"/>
            <w:lang w:val="en-US"/>
          </w:rPr>
          <w:delText xml:space="preserve"> </w:delText>
        </w:r>
      </w:del>
      <w:r w:rsidR="00F66C4F" w:rsidRPr="00E92FB3">
        <w:rPr>
          <w:rFonts w:ascii="Consolas" w:hAnsi="Consolas" w:cs="Consolas"/>
          <w:color w:val="0000FF"/>
          <w:sz w:val="19"/>
          <w:szCs w:val="19"/>
          <w:lang w:val="en-US"/>
        </w:rPr>
        <w:t>ConfigurationXml\FrequencyCodelist.xml</w:t>
      </w:r>
      <w:r w:rsidR="00F66C4F" w:rsidRPr="00FA2DF1">
        <w:rPr>
          <w:rStyle w:val="hps"/>
          <w:rFonts w:ascii="Times New Roman" w:hAnsi="Times New Roman" w:cs="Times New Roman"/>
          <w:sz w:val="22"/>
          <w:lang w:val="en"/>
        </w:rPr>
        <w:t xml:space="preserve">. </w:t>
      </w:r>
      <w:del w:id="572" w:author="Roberto Pompei" w:date="2015-01-15T17:38:00Z">
        <w:r w:rsidR="00F66C4F" w:rsidDel="00F0322E">
          <w:rPr>
            <w:rStyle w:val="hps"/>
            <w:lang w:val="en"/>
          </w:rPr>
          <w:delText>In the case</w:delText>
        </w:r>
        <w:r w:rsidR="00F66C4F" w:rsidRPr="00E92FB3" w:rsidDel="00F0322E">
          <w:rPr>
            <w:rStyle w:val="hps"/>
            <w:lang w:val="en-US"/>
          </w:rPr>
          <w:delText xml:space="preserve"> </w:delText>
        </w:r>
        <w:r w:rsidR="00F66C4F" w:rsidDel="00F0322E">
          <w:rPr>
            <w:rStyle w:val="hps"/>
            <w:lang w:val="en"/>
          </w:rPr>
          <w:delText>the concept</w:delText>
        </w:r>
        <w:r w:rsidR="00F66C4F" w:rsidRPr="00E92FB3" w:rsidDel="00F0322E">
          <w:rPr>
            <w:rStyle w:val="hps"/>
            <w:lang w:val="en-US"/>
          </w:rPr>
          <w:delText xml:space="preserve"> </w:delText>
        </w:r>
        <w:r w:rsidR="00F66C4F" w:rsidDel="00F0322E">
          <w:rPr>
            <w:rStyle w:val="hps"/>
            <w:lang w:val="en"/>
          </w:rPr>
          <w:delText>is</w:delText>
        </w:r>
        <w:r w:rsidR="00F66C4F" w:rsidRPr="00E92FB3" w:rsidDel="00F0322E">
          <w:rPr>
            <w:rStyle w:val="hps"/>
            <w:lang w:val="en-US"/>
          </w:rPr>
          <w:delText xml:space="preserve"> </w:delText>
        </w:r>
        <w:r w:rsidR="00F66C4F" w:rsidDel="00F0322E">
          <w:rPr>
            <w:rStyle w:val="hps"/>
            <w:lang w:val="en"/>
          </w:rPr>
          <w:delText>the</w:delText>
        </w:r>
        <w:r w:rsidR="00F66C4F" w:rsidRPr="00E92FB3" w:rsidDel="00F0322E">
          <w:rPr>
            <w:rStyle w:val="hps"/>
            <w:lang w:val="en-US"/>
          </w:rPr>
          <w:delText xml:space="preserve"> </w:delText>
        </w:r>
        <w:r w:rsidR="00F66C4F" w:rsidDel="00F0322E">
          <w:rPr>
            <w:rStyle w:val="hps"/>
            <w:lang w:val="en"/>
          </w:rPr>
          <w:delText>codelist</w:delText>
        </w:r>
        <w:r w:rsidR="00F66C4F" w:rsidRPr="00E92FB3" w:rsidDel="00F0322E">
          <w:rPr>
            <w:rStyle w:val="hps"/>
            <w:lang w:val="en-US"/>
          </w:rPr>
          <w:delText xml:space="preserve"> </w:delText>
        </w:r>
        <w:r w:rsidR="00F66C4F" w:rsidDel="00F0322E">
          <w:rPr>
            <w:rStyle w:val="hps"/>
            <w:lang w:val="en"/>
          </w:rPr>
          <w:delText>will be</w:delText>
        </w:r>
        <w:r w:rsidR="00F66C4F" w:rsidRPr="00E92FB3" w:rsidDel="00F0322E">
          <w:rPr>
            <w:rStyle w:val="hps"/>
            <w:lang w:val="en-US"/>
          </w:rPr>
          <w:delText xml:space="preserve"> </w:delText>
        </w:r>
        <w:r w:rsidR="00F66C4F" w:rsidDel="00F0322E">
          <w:rPr>
            <w:rStyle w:val="hps"/>
            <w:lang w:val="en"/>
          </w:rPr>
          <w:delText>taken as</w:delText>
        </w:r>
        <w:r w:rsidR="00F66C4F" w:rsidRPr="00E92FB3" w:rsidDel="00F0322E">
          <w:rPr>
            <w:rStyle w:val="hps"/>
            <w:lang w:val="en-US"/>
          </w:rPr>
          <w:delText xml:space="preserve"> </w:delText>
        </w:r>
        <w:r w:rsidR="00F66C4F" w:rsidDel="00F0322E">
          <w:rPr>
            <w:rStyle w:val="hps"/>
            <w:lang w:val="en"/>
          </w:rPr>
          <w:delText>any other</w:delText>
        </w:r>
        <w:r w:rsidR="00F66C4F" w:rsidRPr="00E92FB3" w:rsidDel="00F0322E">
          <w:rPr>
            <w:rStyle w:val="hps"/>
            <w:lang w:val="en-US"/>
          </w:rPr>
          <w:delText xml:space="preserve"> </w:delText>
        </w:r>
        <w:r w:rsidR="00F66C4F" w:rsidDel="00F0322E">
          <w:rPr>
            <w:rStyle w:val="hps"/>
            <w:lang w:val="en"/>
          </w:rPr>
          <w:delText>Dimension</w:delText>
        </w:r>
      </w:del>
    </w:p>
    <w:p w:rsidR="0071095F" w:rsidRDefault="00135421" w:rsidP="0071095F">
      <w:pPr>
        <w:ind w:left="567"/>
        <w:contextualSpacing/>
        <w:rPr>
          <w:ins w:id="573" w:author="Gino Mascotti" w:date="2015-06-16T11:12:00Z"/>
          <w:rFonts w:cs="Times New Roman"/>
          <w:lang w:val="en-US"/>
        </w:rPr>
      </w:pPr>
      <w:r w:rsidRPr="00E92FB3">
        <w:rPr>
          <w:lang w:val="en-US"/>
        </w:rPr>
        <w:t xml:space="preserve">To </w:t>
      </w:r>
      <w:del w:id="574" w:author="Roberto Pompei" w:date="2015-01-15T16:58:00Z">
        <w:r w:rsidRPr="00E92FB3" w:rsidDel="0037595B">
          <w:rPr>
            <w:lang w:val="en-US"/>
          </w:rPr>
          <w:delText xml:space="preserve">derive </w:delText>
        </w:r>
      </w:del>
      <w:ins w:id="575" w:author="Roberto Pompei" w:date="2015-01-15T16:58:00Z">
        <w:r w:rsidR="0037595B">
          <w:rPr>
            <w:lang w:val="en-US"/>
          </w:rPr>
          <w:t xml:space="preserve">write </w:t>
        </w:r>
      </w:ins>
      <w:r w:rsidRPr="00E92FB3">
        <w:rPr>
          <w:lang w:val="en-US"/>
        </w:rPr>
        <w:t>this artifact was used</w:t>
      </w:r>
      <w:ins w:id="576" w:author="Roberto Pompei" w:date="2015-01-15T16:58:00Z">
        <w:r w:rsidR="0037595B">
          <w:rPr>
            <w:lang w:val="en-US"/>
          </w:rPr>
          <w:t xml:space="preserve"> the</w:t>
        </w:r>
      </w:ins>
      <w:r w:rsidRPr="00E92FB3">
        <w:rPr>
          <w:lang w:val="en-US"/>
        </w:rPr>
        <w:t xml:space="preserve"> interface named: </w:t>
      </w:r>
      <w:r w:rsidR="0071095F" w:rsidRPr="00E92FB3">
        <w:rPr>
          <w:rFonts w:cs="Times New Roman"/>
          <w:lang w:val="en-US"/>
        </w:rPr>
        <w:t xml:space="preserve"> ICodelistManager.</w:t>
      </w:r>
    </w:p>
    <w:p w:rsidR="00CB48C3" w:rsidRDefault="00CB48C3" w:rsidP="00CB48C3">
      <w:pPr>
        <w:pStyle w:val="Corpotesto"/>
        <w:numPr>
          <w:ilvl w:val="0"/>
          <w:numId w:val="26"/>
        </w:numPr>
        <w:ind w:left="567" w:hanging="283"/>
        <w:jc w:val="both"/>
        <w:rPr>
          <w:ins w:id="577" w:author="Gino Mascotti" w:date="2015-06-16T11:12:00Z"/>
          <w:rStyle w:val="hps"/>
          <w:b/>
          <w:lang w:val="en"/>
        </w:rPr>
      </w:pPr>
      <w:ins w:id="578" w:author="Gino Mascotti" w:date="2015-06-16T11:12:00Z">
        <w:r w:rsidRPr="003365D5">
          <w:rPr>
            <w:rStyle w:val="hps"/>
            <w:b/>
            <w:lang w:val="en"/>
          </w:rPr>
          <w:t>Special Codelist</w:t>
        </w:r>
      </w:ins>
    </w:p>
    <w:p w:rsidR="00CB48C3" w:rsidRDefault="00CB48C3" w:rsidP="00CB48C3">
      <w:pPr>
        <w:pStyle w:val="Corpotesto"/>
        <w:ind w:left="567"/>
        <w:jc w:val="both"/>
        <w:rPr>
          <w:ins w:id="579" w:author="Gino Mascotti" w:date="2015-06-16T11:12:00Z"/>
          <w:rStyle w:val="hps"/>
          <w:lang w:val="en"/>
        </w:rPr>
      </w:pPr>
      <w:ins w:id="580" w:author="Gino Mascotti" w:date="2015-06-16T11:12:00Z">
        <w:r w:rsidRPr="003365D5">
          <w:rPr>
            <w:rStyle w:val="hps"/>
            <w:lang w:val="en"/>
          </w:rPr>
          <w:t xml:space="preserve">Il progetto </w:t>
        </w:r>
        <w:r>
          <w:rPr>
            <w:rStyle w:val="hps"/>
            <w:lang w:val="en"/>
          </w:rPr>
          <w:t>OnTheFly come per il web service standard RI elabora anche codelist speciali che si dividono in 3 tipologie</w:t>
        </w:r>
      </w:ins>
    </w:p>
    <w:p w:rsidR="00CB48C3" w:rsidRDefault="00CB48C3" w:rsidP="00CB48C3">
      <w:pPr>
        <w:pStyle w:val="Corpotesto"/>
        <w:numPr>
          <w:ilvl w:val="0"/>
          <w:numId w:val="36"/>
        </w:numPr>
        <w:ind w:left="851" w:hanging="283"/>
        <w:jc w:val="both"/>
        <w:rPr>
          <w:ins w:id="581" w:author="Gino Mascotti" w:date="2015-06-16T11:12:00Z"/>
          <w:rStyle w:val="hps"/>
          <w:lang w:val="en"/>
        </w:rPr>
      </w:pPr>
      <w:ins w:id="582" w:author="Gino Mascotti" w:date="2015-06-16T11:12:00Z">
        <w:r w:rsidRPr="003365D5">
          <w:rPr>
            <w:rStyle w:val="hps"/>
            <w:i/>
            <w:lang w:val="en"/>
          </w:rPr>
          <w:t>CL_TIME_PERIOD</w:t>
        </w:r>
        <w:r>
          <w:rPr>
            <w:rStyle w:val="hps"/>
            <w:lang w:val="en"/>
          </w:rPr>
          <w:t>: restituisce la data iniziale e quella finale del Dataset</w:t>
        </w:r>
      </w:ins>
    </w:p>
    <w:p w:rsidR="00CB48C3" w:rsidRDefault="00CB48C3" w:rsidP="00CB48C3">
      <w:pPr>
        <w:pStyle w:val="Corpotesto"/>
        <w:numPr>
          <w:ilvl w:val="0"/>
          <w:numId w:val="36"/>
        </w:numPr>
        <w:ind w:left="851" w:hanging="283"/>
        <w:jc w:val="both"/>
        <w:rPr>
          <w:ins w:id="583" w:author="Gino Mascotti" w:date="2015-06-16T11:12:00Z"/>
          <w:rStyle w:val="hps"/>
          <w:lang w:val="en"/>
        </w:rPr>
      </w:pPr>
      <w:ins w:id="584" w:author="Gino Mascotti" w:date="2015-06-16T11:12:00Z">
        <w:r w:rsidRPr="003365D5">
          <w:rPr>
            <w:rStyle w:val="hps"/>
            <w:i/>
            <w:lang w:val="en"/>
          </w:rPr>
          <w:t>CL_COUNT</w:t>
        </w:r>
        <w:r>
          <w:rPr>
            <w:rStyle w:val="hps"/>
            <w:lang w:val="en"/>
          </w:rPr>
          <w:t>: restituisce il numero di osservazioni presenti per il Dataset</w:t>
        </w:r>
      </w:ins>
    </w:p>
    <w:p w:rsidR="00CB48C3" w:rsidRDefault="00CB48C3" w:rsidP="00CB48C3">
      <w:pPr>
        <w:pStyle w:val="Corpotesto"/>
        <w:numPr>
          <w:ilvl w:val="0"/>
          <w:numId w:val="36"/>
        </w:numPr>
        <w:ind w:left="851" w:hanging="283"/>
        <w:jc w:val="both"/>
        <w:rPr>
          <w:ins w:id="585" w:author="Gino Mascotti" w:date="2015-06-16T11:12:00Z"/>
          <w:rStyle w:val="hps"/>
          <w:lang w:val="en"/>
        </w:rPr>
      </w:pPr>
      <w:ins w:id="586" w:author="Gino Mascotti" w:date="2015-06-16T11:12:00Z">
        <w:r w:rsidRPr="003365D5">
          <w:rPr>
            <w:rStyle w:val="hps"/>
            <w:i/>
            <w:lang w:val="en"/>
          </w:rPr>
          <w:t>ConstrainMember:</w:t>
        </w:r>
        <w:r>
          <w:rPr>
            <w:rStyle w:val="hps"/>
            <w:lang w:val="en"/>
          </w:rPr>
          <w:t xml:space="preserve"> è una richiesta di codelist constrainata non solo a al Dataflow ma anche ad altri CodeItem di altre codelist</w:t>
        </w:r>
      </w:ins>
    </w:p>
    <w:p w:rsidR="00CB48C3" w:rsidRPr="00BF61DF" w:rsidRDefault="00CB48C3" w:rsidP="00CB48C3">
      <w:pPr>
        <w:pStyle w:val="Corpotesto"/>
        <w:ind w:left="567"/>
        <w:jc w:val="both"/>
        <w:rPr>
          <w:ins w:id="587" w:author="Gino Mascotti" w:date="2015-06-16T11:12:00Z"/>
          <w:rStyle w:val="hps"/>
          <w:lang w:val="en"/>
        </w:rPr>
      </w:pPr>
      <w:ins w:id="588" w:author="Gino Mascotti" w:date="2015-06-16T11:12:00Z">
        <w:r>
          <w:rPr>
            <w:rStyle w:val="hps"/>
            <w:lang w:val="en"/>
          </w:rPr>
          <w:t>Queste sono le uniche informazioni che non venono recuperate attraverso StoreProcedure ma vanno direttamente ad interrogare il database</w:t>
        </w:r>
      </w:ins>
    </w:p>
    <w:p w:rsidR="00CB48C3" w:rsidRDefault="00CB48C3" w:rsidP="00CB48C3">
      <w:pPr>
        <w:pStyle w:val="Corpotesto"/>
        <w:ind w:left="567"/>
        <w:jc w:val="both"/>
        <w:rPr>
          <w:ins w:id="589" w:author="Gino Mascotti" w:date="2015-06-16T11:12:00Z"/>
          <w:rStyle w:val="hps"/>
          <w:lang w:val="en"/>
        </w:rPr>
      </w:pPr>
      <w:ins w:id="590" w:author="Gino Mascotti" w:date="2015-06-16T11:12:00Z">
        <w:r>
          <w:rPr>
            <w:rStyle w:val="hps"/>
            <w:lang w:val="en"/>
          </w:rPr>
          <w:t>Queste sono implementate solo per le chiamate specifiche in Soap per Sdmx v2.0</w:t>
        </w:r>
      </w:ins>
    </w:p>
    <w:p w:rsidR="00CB48C3" w:rsidRDefault="00CB48C3" w:rsidP="0071095F">
      <w:pPr>
        <w:ind w:left="567"/>
        <w:contextualSpacing/>
        <w:rPr>
          <w:ins w:id="591" w:author="Gino Mascotti" w:date="2015-06-09T11:07:00Z"/>
          <w:rFonts w:cs="Times New Roman"/>
          <w:lang w:val="en-US"/>
        </w:rPr>
      </w:pPr>
    </w:p>
    <w:p w:rsidR="00F33379" w:rsidRPr="00E92FB3" w:rsidRDefault="00F33379" w:rsidP="0071095F">
      <w:pPr>
        <w:ind w:left="567"/>
        <w:contextualSpacing/>
        <w:rPr>
          <w:rFonts w:cs="Times New Roman"/>
          <w:lang w:val="en-US"/>
        </w:rPr>
      </w:pPr>
    </w:p>
    <w:p w:rsidR="0071095F" w:rsidRDefault="00F33379" w:rsidP="00F33379">
      <w:pPr>
        <w:rPr>
          <w:ins w:id="592" w:author="Gino Mascotti" w:date="2015-06-09T11:07:00Z"/>
          <w:rStyle w:val="hps"/>
          <w:lang w:val="en"/>
        </w:rPr>
        <w:pPrChange w:id="593" w:author="Gino Mascotti" w:date="2015-06-09T11:07:00Z">
          <w:pPr>
            <w:pStyle w:val="Corpotesto"/>
            <w:ind w:left="567"/>
          </w:pPr>
        </w:pPrChange>
      </w:pPr>
      <w:ins w:id="594" w:author="Gino Mascotti" w:date="2015-06-09T11:07:00Z">
        <w:r>
          <w:rPr>
            <w:rStyle w:val="hps"/>
            <w:lang w:val="en"/>
          </w:rPr>
          <w:br w:type="page"/>
        </w:r>
      </w:ins>
    </w:p>
    <w:p w:rsidR="00F33379" w:rsidRPr="00E92FB3" w:rsidRDefault="00F33379" w:rsidP="00F33379">
      <w:pPr>
        <w:pStyle w:val="Titolo3"/>
        <w:rPr>
          <w:ins w:id="595" w:author="Gino Mascotti" w:date="2015-06-09T11:07:00Z"/>
          <w:lang w:val="en-US"/>
        </w:rPr>
      </w:pPr>
      <w:ins w:id="596" w:author="Gino Mascotti" w:date="2015-06-09T11:07:00Z">
        <w:r w:rsidRPr="00E92FB3">
          <w:rPr>
            <w:lang w:val="en-US"/>
          </w:rPr>
          <w:lastRenderedPageBreak/>
          <w:t>FlyDotStat</w:t>
        </w:r>
        <w:r>
          <w:rPr>
            <w:lang w:val="en-US"/>
          </w:rPr>
          <w:t>Extra</w:t>
        </w:r>
        <w:r w:rsidRPr="00E92FB3">
          <w:rPr>
            <w:lang w:val="en-US"/>
          </w:rPr>
          <w:t>_Implementation</w:t>
        </w:r>
      </w:ins>
    </w:p>
    <w:p w:rsidR="00BA332D" w:rsidRDefault="00BA332D" w:rsidP="00BA332D">
      <w:pPr>
        <w:pStyle w:val="Corpotesto"/>
        <w:rPr>
          <w:ins w:id="597" w:author="Gino Mascotti" w:date="2015-06-16T11:14:00Z"/>
          <w:rStyle w:val="hps"/>
          <w:lang w:val="en"/>
        </w:rPr>
      </w:pPr>
      <w:ins w:id="598" w:author="Gino Mascotti" w:date="2015-06-16T11:14:00Z">
        <w:r>
          <w:rPr>
            <w:rStyle w:val="hps"/>
            <w:lang w:val="en"/>
          </w:rPr>
          <w:t xml:space="preserve">In questa versione viene preso in considerazione un solo Database che è .Stat compatibile per il recupero dei metadati e dei dati ma sono state costruite delle StoreProcedure appositamente per il recupero di queste informazioni. </w:t>
        </w:r>
      </w:ins>
    </w:p>
    <w:p w:rsidR="00BA332D" w:rsidRDefault="00BA332D" w:rsidP="00BA332D">
      <w:pPr>
        <w:pStyle w:val="Corpotesto"/>
        <w:rPr>
          <w:ins w:id="599" w:author="Gino Mascotti" w:date="2015-06-16T11:14:00Z"/>
          <w:rFonts w:ascii="Consolas" w:hAnsi="Consolas" w:cs="Consolas"/>
          <w:color w:val="0000FF"/>
          <w:sz w:val="19"/>
          <w:szCs w:val="19"/>
          <w:highlight w:val="white"/>
        </w:rPr>
      </w:pPr>
      <w:ins w:id="600" w:author="Gino Mascotti" w:date="2015-06-16T11:14:00Z">
        <w:r>
          <w:rPr>
            <w:rStyle w:val="hps"/>
            <w:lang w:val="en"/>
          </w:rPr>
          <w:t>Q</w:t>
        </w:r>
        <w:r>
          <w:rPr>
            <w:rStyle w:val="hps"/>
            <w:lang w:val="en"/>
          </w:rPr>
          <w:t xml:space="preserve">uesto database sarà chiamato </w:t>
        </w:r>
        <w:r w:rsidRPr="003365D5">
          <w:rPr>
            <w:rFonts w:ascii="Consolas" w:hAnsi="Consolas" w:cs="Consolas"/>
            <w:color w:val="0000FF"/>
            <w:sz w:val="19"/>
            <w:szCs w:val="19"/>
            <w:highlight w:val="white"/>
          </w:rPr>
          <w:t>DDB</w:t>
        </w:r>
      </w:ins>
    </w:p>
    <w:p w:rsidR="00BA332D" w:rsidRPr="00F66C4F" w:rsidRDefault="00BA332D" w:rsidP="00BA332D">
      <w:pPr>
        <w:pStyle w:val="Corpotesto"/>
        <w:numPr>
          <w:ilvl w:val="0"/>
          <w:numId w:val="26"/>
        </w:numPr>
        <w:ind w:left="567"/>
        <w:rPr>
          <w:ins w:id="601" w:author="Gino Mascotti" w:date="2015-06-16T11:15:00Z"/>
          <w:rStyle w:val="hps"/>
          <w:b/>
          <w:lang w:val="en"/>
        </w:rPr>
      </w:pPr>
      <w:ins w:id="602" w:author="Gino Mascotti" w:date="2015-06-16T11:15:00Z">
        <w:r w:rsidRPr="00F66C4F">
          <w:rPr>
            <w:rStyle w:val="hps"/>
            <w:b/>
            <w:lang w:val="en"/>
          </w:rPr>
          <w:t>AgencyScheme</w:t>
        </w:r>
      </w:ins>
    </w:p>
    <w:p w:rsidR="00CB48C3" w:rsidRPr="00E92FB3" w:rsidRDefault="00BA332D" w:rsidP="00CB48C3">
      <w:pPr>
        <w:pStyle w:val="Paragrafoelenco"/>
        <w:ind w:left="567"/>
        <w:rPr>
          <w:ins w:id="603" w:author="Gino Mascotti" w:date="2015-06-16T11:12:00Z"/>
          <w:lang w:val="en-US"/>
        </w:rPr>
      </w:pPr>
      <w:ins w:id="604" w:author="Gino Mascotti" w:date="2015-06-16T11:16:00Z">
        <w:r>
          <w:rPr>
            <w:lang w:val="en-US"/>
          </w:rPr>
          <w:t>Verrà rigirata l’esecuzione all</w:t>
        </w:r>
      </w:ins>
      <w:ins w:id="605" w:author="Gino Mascotti" w:date="2015-06-16T11:17:00Z">
        <w:r>
          <w:rPr>
            <w:lang w:val="en-US"/>
          </w:rPr>
          <w:t>e classi</w:t>
        </w:r>
      </w:ins>
      <w:ins w:id="606" w:author="Gino Mascotti" w:date="2015-06-16T11:16:00Z">
        <w:r>
          <w:rPr>
            <w:lang w:val="en-US"/>
          </w:rPr>
          <w:t xml:space="preserve"> di</w:t>
        </w:r>
      </w:ins>
      <w:ins w:id="607" w:author="Gino Mascotti" w:date="2015-06-16T11:15:00Z">
        <w:r>
          <w:rPr>
            <w:lang w:val="en-US"/>
          </w:rPr>
          <w:t xml:space="preserve"> FlyDotStat_Implementation</w:t>
        </w:r>
      </w:ins>
    </w:p>
    <w:p w:rsidR="00CB48C3" w:rsidRPr="00735E05" w:rsidRDefault="00CB48C3" w:rsidP="00CB48C3">
      <w:pPr>
        <w:pStyle w:val="Corpotesto"/>
        <w:numPr>
          <w:ilvl w:val="0"/>
          <w:numId w:val="26"/>
        </w:numPr>
        <w:ind w:left="567"/>
        <w:rPr>
          <w:ins w:id="608" w:author="Gino Mascotti" w:date="2015-06-16T11:12:00Z"/>
          <w:rStyle w:val="hps"/>
          <w:b/>
          <w:lang w:val="en"/>
        </w:rPr>
      </w:pPr>
      <w:ins w:id="609" w:author="Gino Mascotti" w:date="2015-06-16T11:12:00Z">
        <w:r w:rsidRPr="00735E05">
          <w:rPr>
            <w:rStyle w:val="hps"/>
            <w:b/>
            <w:lang w:val="en"/>
          </w:rPr>
          <w:t>Category and Categorisation</w:t>
        </w:r>
      </w:ins>
    </w:p>
    <w:p w:rsidR="00BA332D" w:rsidRDefault="00BA332D" w:rsidP="00BA332D">
      <w:pPr>
        <w:pStyle w:val="Paragrafoelenco"/>
        <w:ind w:left="567"/>
        <w:rPr>
          <w:ins w:id="610" w:author="Gino Mascotti" w:date="2015-06-16T11:17:00Z"/>
          <w:lang w:val="en-US"/>
        </w:rPr>
      </w:pPr>
      <w:ins w:id="611" w:author="Gino Mascotti" w:date="2015-06-16T11:17:00Z">
        <w:r>
          <w:rPr>
            <w:lang w:val="en-US"/>
          </w:rPr>
          <w:t>Verrà rigirata l’esecuzione alle classi di FlyDotStat_Implementation</w:t>
        </w:r>
      </w:ins>
    </w:p>
    <w:p w:rsidR="00BA332D" w:rsidRPr="00E92FB3" w:rsidRDefault="00BA332D" w:rsidP="00BA332D">
      <w:pPr>
        <w:pStyle w:val="Paragrafoelenco"/>
        <w:ind w:left="567"/>
        <w:rPr>
          <w:ins w:id="612" w:author="Gino Mascotti" w:date="2015-06-16T11:17:00Z"/>
          <w:lang w:val="en-US"/>
        </w:rPr>
      </w:pPr>
    </w:p>
    <w:p w:rsidR="00CB48C3" w:rsidRPr="00017CC4" w:rsidRDefault="00CB48C3" w:rsidP="00BA332D">
      <w:pPr>
        <w:pStyle w:val="Paragrafoelenco"/>
        <w:numPr>
          <w:ilvl w:val="0"/>
          <w:numId w:val="26"/>
        </w:numPr>
        <w:ind w:left="567"/>
        <w:rPr>
          <w:ins w:id="613" w:author="Gino Mascotti" w:date="2015-06-16T11:12:00Z"/>
          <w:rStyle w:val="hps"/>
          <w:b/>
          <w:lang w:val="en"/>
        </w:rPr>
        <w:pPrChange w:id="614" w:author="Gino Mascotti" w:date="2015-06-16T11:17:00Z">
          <w:pPr/>
        </w:pPrChange>
      </w:pPr>
      <w:ins w:id="615" w:author="Gino Mascotti" w:date="2015-06-16T11:12:00Z">
        <w:r w:rsidRPr="00017CC4">
          <w:rPr>
            <w:rStyle w:val="hps"/>
            <w:b/>
            <w:lang w:val="en"/>
          </w:rPr>
          <w:t>Dataflows</w:t>
        </w:r>
      </w:ins>
    </w:p>
    <w:p w:rsidR="00BA332D" w:rsidRPr="00BA332D" w:rsidRDefault="00BA332D" w:rsidP="00BA332D">
      <w:pPr>
        <w:ind w:left="567"/>
        <w:rPr>
          <w:ins w:id="616" w:author="Gino Mascotti" w:date="2015-06-16T11:23:00Z"/>
          <w:lang w:val="en-US"/>
          <w:rPrChange w:id="617" w:author="Gino Mascotti" w:date="2015-06-16T11:23:00Z">
            <w:rPr>
              <w:ins w:id="618" w:author="Gino Mascotti" w:date="2015-06-16T11:23:00Z"/>
              <w:lang w:val="en-US"/>
            </w:rPr>
          </w:rPrChange>
        </w:rPr>
        <w:pPrChange w:id="619" w:author="Gino Mascotti" w:date="2015-06-16T11:23:00Z">
          <w:pPr>
            <w:pStyle w:val="Paragrafoelenco"/>
            <w:numPr>
              <w:numId w:val="26"/>
            </w:numPr>
            <w:ind w:left="1429" w:hanging="360"/>
          </w:pPr>
        </w:pPrChange>
      </w:pPr>
      <w:ins w:id="620" w:author="Gino Mascotti" w:date="2015-06-16T11:23:00Z">
        <w:r w:rsidRPr="00017CC4">
          <w:rPr>
            <w:lang w:val="en-US"/>
          </w:rPr>
          <w:t>V</w:t>
        </w:r>
        <w:r w:rsidRPr="00BA332D">
          <w:rPr>
            <w:lang w:val="en-US"/>
            <w:rPrChange w:id="621" w:author="Gino Mascotti" w:date="2015-06-16T11:23:00Z">
              <w:rPr>
                <w:lang w:val="en-US"/>
              </w:rPr>
            </w:rPrChange>
          </w:rPr>
          <w:t>errà rigirata l’esecuzione alle classi di FlyDotStat_Implementation</w:t>
        </w:r>
      </w:ins>
    </w:p>
    <w:p w:rsidR="00CB48C3" w:rsidRPr="00735E05" w:rsidRDefault="00CB48C3" w:rsidP="00CB48C3">
      <w:pPr>
        <w:pStyle w:val="Corpotesto"/>
        <w:numPr>
          <w:ilvl w:val="0"/>
          <w:numId w:val="26"/>
        </w:numPr>
        <w:ind w:left="567"/>
        <w:rPr>
          <w:ins w:id="622" w:author="Gino Mascotti" w:date="2015-06-16T11:12:00Z"/>
          <w:rStyle w:val="hps"/>
          <w:b/>
          <w:lang w:val="en"/>
        </w:rPr>
      </w:pPr>
      <w:ins w:id="623" w:author="Gino Mascotti" w:date="2015-06-16T11:12:00Z">
        <w:r w:rsidRPr="00735E05">
          <w:rPr>
            <w:rStyle w:val="hps"/>
            <w:b/>
            <w:lang w:val="en"/>
          </w:rPr>
          <w:t>DataStructures</w:t>
        </w:r>
      </w:ins>
    </w:p>
    <w:p w:rsidR="00CB48C3" w:rsidRDefault="00BA332D" w:rsidP="00CB48C3">
      <w:pPr>
        <w:pStyle w:val="Corpotesto"/>
        <w:ind w:left="567"/>
        <w:rPr>
          <w:ins w:id="624" w:author="Gino Mascotti" w:date="2015-06-16T11:12:00Z"/>
          <w:rStyle w:val="hps"/>
          <w:lang w:val="en"/>
        </w:rPr>
      </w:pPr>
      <w:ins w:id="625" w:author="Gino Mascotti" w:date="2015-06-16T11:25:00Z">
        <w:r>
          <w:rPr>
            <w:rStyle w:val="hps"/>
            <w:lang w:val="en"/>
          </w:rPr>
          <w:t>Le</w:t>
        </w:r>
      </w:ins>
      <w:ins w:id="626" w:author="Gino Mascotti" w:date="2015-06-16T11:12:00Z">
        <w:r w:rsidR="00CB48C3" w:rsidRPr="008A27EA">
          <w:rPr>
            <w:rStyle w:val="hps"/>
            <w:lang w:val="en"/>
          </w:rPr>
          <w:t xml:space="preserve"> DSD </w:t>
        </w:r>
      </w:ins>
      <w:ins w:id="627" w:author="Gino Mascotti" w:date="2015-06-16T11:25:00Z">
        <w:r>
          <w:rPr>
            <w:rStyle w:val="hps"/>
            <w:lang w:val="en"/>
          </w:rPr>
          <w:t xml:space="preserve">vengono create </w:t>
        </w:r>
      </w:ins>
      <w:ins w:id="628" w:author="Gino Mascotti" w:date="2015-06-16T11:12:00Z">
        <w:r>
          <w:rPr>
            <w:rStyle w:val="hps"/>
            <w:lang w:val="en"/>
          </w:rPr>
          <w:t xml:space="preserve">on the fly, per ogni </w:t>
        </w:r>
        <w:r w:rsidR="00CB48C3" w:rsidRPr="008A27EA">
          <w:rPr>
            <w:rStyle w:val="hps"/>
            <w:lang w:val="en"/>
          </w:rPr>
          <w:t xml:space="preserve">dataset </w:t>
        </w:r>
      </w:ins>
      <w:ins w:id="629" w:author="Gino Mascotti" w:date="2015-06-16T11:25:00Z">
        <w:r>
          <w:rPr>
            <w:rStyle w:val="hps"/>
            <w:lang w:val="en"/>
          </w:rPr>
          <w:t>ci sarà una sola</w:t>
        </w:r>
      </w:ins>
      <w:ins w:id="630" w:author="Gino Mascotti" w:date="2015-06-16T11:12:00Z">
        <w:r w:rsidR="00CB48C3" w:rsidRPr="008A27EA">
          <w:rPr>
            <w:rStyle w:val="hps"/>
            <w:lang w:val="en"/>
          </w:rPr>
          <w:t xml:space="preserve"> DSD</w:t>
        </w:r>
        <w:r>
          <w:rPr>
            <w:lang w:val="en"/>
          </w:rPr>
          <w:t xml:space="preserve"> il cui codice sarà creato con il nome del dataflow come specificato nel parametro di configurazione</w:t>
        </w:r>
        <w:r w:rsidR="00CB48C3">
          <w:rPr>
            <w:lang w:val="en"/>
          </w:rPr>
          <w:t xml:space="preserve"> </w:t>
        </w:r>
        <w:r w:rsidR="00CB48C3" w:rsidRPr="00E92FB3">
          <w:rPr>
            <w:rFonts w:ascii="Consolas" w:hAnsi="Consolas" w:cs="Consolas"/>
            <w:color w:val="0000FF"/>
            <w:sz w:val="19"/>
            <w:szCs w:val="19"/>
            <w:highlight w:val="white"/>
            <w:lang w:val="en-US"/>
          </w:rPr>
          <w:t>DsdFormat</w:t>
        </w:r>
        <w:r w:rsidR="00CB48C3" w:rsidRPr="00E92FB3">
          <w:rPr>
            <w:rFonts w:ascii="Consolas" w:hAnsi="Consolas" w:cs="Consolas"/>
            <w:color w:val="0000FF"/>
            <w:sz w:val="19"/>
            <w:szCs w:val="19"/>
            <w:lang w:val="en-US"/>
          </w:rPr>
          <w:t xml:space="preserve"> </w:t>
        </w:r>
      </w:ins>
      <w:ins w:id="631" w:author="Gino Mascotti" w:date="2015-06-16T11:26:00Z">
        <w:r>
          <w:rPr>
            <w:rStyle w:val="hps"/>
            <w:lang w:val="en"/>
          </w:rPr>
          <w:t>Per la descrizione sarà utilizzata quella del Dataflow. Per ogni</w:t>
        </w:r>
      </w:ins>
      <w:ins w:id="632" w:author="Gino Mascotti" w:date="2015-06-16T11:12:00Z">
        <w:r w:rsidR="00CB48C3">
          <w:rPr>
            <w:lang w:val="en"/>
          </w:rPr>
          <w:t xml:space="preserve"> </w:t>
        </w:r>
        <w:r w:rsidR="00CB48C3">
          <w:rPr>
            <w:rStyle w:val="hps"/>
            <w:lang w:val="en"/>
          </w:rPr>
          <w:t>DSD</w:t>
        </w:r>
        <w:r w:rsidR="00CB48C3">
          <w:rPr>
            <w:lang w:val="en"/>
          </w:rPr>
          <w:t xml:space="preserve"> </w:t>
        </w:r>
      </w:ins>
      <w:ins w:id="633" w:author="Gino Mascotti" w:date="2015-06-16T11:27:00Z">
        <w:r>
          <w:rPr>
            <w:lang w:val="en"/>
          </w:rPr>
          <w:t>ci sarà sempre un solo</w:t>
        </w:r>
      </w:ins>
      <w:ins w:id="634" w:author="Gino Mascotti" w:date="2015-06-16T11:12:00Z">
        <w:r w:rsidR="00CB48C3">
          <w:rPr>
            <w:lang w:val="en"/>
          </w:rPr>
          <w:t xml:space="preserve"> </w:t>
        </w:r>
        <w:r w:rsidR="00CB48C3">
          <w:rPr>
            <w:rStyle w:val="hps"/>
            <w:lang w:val="en"/>
          </w:rPr>
          <w:t>ConceptScheme</w:t>
        </w:r>
        <w:r w:rsidR="00CB48C3">
          <w:rPr>
            <w:lang w:val="en"/>
          </w:rPr>
          <w:t xml:space="preserve"> </w:t>
        </w:r>
      </w:ins>
      <w:ins w:id="635" w:author="Gino Mascotti" w:date="2015-06-16T11:27:00Z">
        <w:r>
          <w:rPr>
            <w:rStyle w:val="hps"/>
            <w:lang w:val="en"/>
          </w:rPr>
          <w:t>I cui concetti sono presi attraverso 2 StoreProcedure: una per le dimensioni e l’altra per gli attributi</w:t>
        </w:r>
      </w:ins>
    </w:p>
    <w:p w:rsidR="00CB48C3" w:rsidRPr="00E92FB3" w:rsidRDefault="00CB48C3" w:rsidP="00CB48C3">
      <w:pPr>
        <w:pStyle w:val="Paragrafoelenco"/>
        <w:ind w:left="567"/>
        <w:rPr>
          <w:ins w:id="636" w:author="Gino Mascotti" w:date="2015-06-16T11:12:00Z"/>
          <w:lang w:val="en-US"/>
        </w:rPr>
      </w:pPr>
      <w:ins w:id="637" w:author="Gino Mascotti" w:date="2015-06-16T11:12:00Z">
        <w:r w:rsidRPr="00E92FB3">
          <w:rPr>
            <w:lang w:val="en-US"/>
          </w:rPr>
          <w:t xml:space="preserve">To </w:t>
        </w:r>
        <w:r>
          <w:rPr>
            <w:lang w:val="en-US"/>
          </w:rPr>
          <w:t>write</w:t>
        </w:r>
        <w:r w:rsidRPr="00E92FB3">
          <w:rPr>
            <w:lang w:val="en-US"/>
          </w:rPr>
          <w:t xml:space="preserve"> this artifact was used </w:t>
        </w:r>
        <w:r>
          <w:rPr>
            <w:lang w:val="en-US"/>
          </w:rPr>
          <w:t xml:space="preserve">the </w:t>
        </w:r>
        <w:r w:rsidRPr="00E92FB3">
          <w:rPr>
            <w:lang w:val="en-US"/>
          </w:rPr>
          <w:t>interface named: IDsdManager.</w:t>
        </w:r>
      </w:ins>
    </w:p>
    <w:p w:rsidR="00CB48C3" w:rsidRPr="00E92FB3" w:rsidRDefault="00CB48C3" w:rsidP="00CB48C3">
      <w:pPr>
        <w:pStyle w:val="Corpotesto"/>
        <w:ind w:left="567"/>
        <w:rPr>
          <w:ins w:id="638" w:author="Gino Mascotti" w:date="2015-06-16T11:12:00Z"/>
          <w:rFonts w:ascii="Consolas" w:hAnsi="Consolas" w:cs="Consolas"/>
          <w:color w:val="000000"/>
          <w:sz w:val="19"/>
          <w:szCs w:val="19"/>
          <w:lang w:val="en-US"/>
        </w:rPr>
      </w:pPr>
    </w:p>
    <w:p w:rsidR="00CB48C3" w:rsidRPr="00735E05" w:rsidRDefault="00CB48C3" w:rsidP="00CB48C3">
      <w:pPr>
        <w:pStyle w:val="Corpotesto"/>
        <w:numPr>
          <w:ilvl w:val="0"/>
          <w:numId w:val="26"/>
        </w:numPr>
        <w:ind w:left="567"/>
        <w:rPr>
          <w:ins w:id="639" w:author="Gino Mascotti" w:date="2015-06-16T11:12:00Z"/>
          <w:rStyle w:val="hps"/>
          <w:b/>
          <w:lang w:val="en"/>
        </w:rPr>
      </w:pPr>
      <w:ins w:id="640" w:author="Gino Mascotti" w:date="2015-06-16T11:12:00Z">
        <w:r w:rsidRPr="00735E05">
          <w:rPr>
            <w:rStyle w:val="hps"/>
            <w:b/>
            <w:lang w:val="en"/>
          </w:rPr>
          <w:t>ConceptScheme</w:t>
        </w:r>
      </w:ins>
    </w:p>
    <w:p w:rsidR="00CB48C3" w:rsidRDefault="00CB48C3" w:rsidP="00CB48C3">
      <w:pPr>
        <w:pStyle w:val="Corpotesto"/>
        <w:ind w:left="567"/>
        <w:rPr>
          <w:ins w:id="641" w:author="Gino Mascotti" w:date="2015-06-16T11:12:00Z"/>
          <w:rStyle w:val="hps"/>
          <w:lang w:val="en"/>
        </w:rPr>
      </w:pPr>
      <w:ins w:id="642" w:author="Gino Mascotti" w:date="2015-06-16T11:12:00Z">
        <w:r>
          <w:rPr>
            <w:rStyle w:val="hps"/>
            <w:lang w:val="en"/>
          </w:rPr>
          <w:t>Also the</w:t>
        </w:r>
        <w:r>
          <w:rPr>
            <w:lang w:val="en"/>
          </w:rPr>
          <w:t xml:space="preserve"> </w:t>
        </w:r>
        <w:r>
          <w:rPr>
            <w:rStyle w:val="hps"/>
            <w:lang w:val="en"/>
          </w:rPr>
          <w:t>ConceptScheme</w:t>
        </w:r>
        <w:r>
          <w:rPr>
            <w:lang w:val="en"/>
          </w:rPr>
          <w:t xml:space="preserve"> </w:t>
        </w:r>
        <w:r>
          <w:rPr>
            <w:rStyle w:val="hps"/>
            <w:lang w:val="en"/>
          </w:rPr>
          <w:t>are created</w:t>
        </w:r>
        <w:r>
          <w:rPr>
            <w:lang w:val="en"/>
          </w:rPr>
          <w:t xml:space="preserve"> </w:t>
        </w:r>
        <w:r>
          <w:rPr>
            <w:rStyle w:val="hps"/>
            <w:lang w:val="en"/>
          </w:rPr>
          <w:t>on the fly</w:t>
        </w:r>
        <w:r>
          <w:rPr>
            <w:lang w:val="en"/>
          </w:rPr>
          <w:t xml:space="preserve">, </w:t>
        </w:r>
        <w:r>
          <w:rPr>
            <w:rStyle w:val="hps"/>
            <w:lang w:val="en"/>
          </w:rPr>
          <w:t>one for each</w:t>
        </w:r>
        <w:r>
          <w:rPr>
            <w:lang w:val="en"/>
          </w:rPr>
          <w:t xml:space="preserve"> </w:t>
        </w:r>
        <w:r>
          <w:rPr>
            <w:rStyle w:val="hps"/>
            <w:lang w:val="en"/>
          </w:rPr>
          <w:t>dsd</w:t>
        </w:r>
        <w:r>
          <w:rPr>
            <w:lang w:val="en"/>
          </w:rPr>
          <w:t xml:space="preserve">. </w:t>
        </w:r>
        <w:r>
          <w:rPr>
            <w:rStyle w:val="hps"/>
            <w:lang w:val="en"/>
          </w:rPr>
          <w:t>The code</w:t>
        </w:r>
        <w:r>
          <w:rPr>
            <w:lang w:val="en"/>
          </w:rPr>
          <w:t xml:space="preserve"> </w:t>
        </w:r>
        <w:r>
          <w:rPr>
            <w:rStyle w:val="hps"/>
            <w:lang w:val="en"/>
          </w:rPr>
          <w:t>is composed by the</w:t>
        </w:r>
        <w:r>
          <w:rPr>
            <w:lang w:val="en"/>
          </w:rPr>
          <w:t xml:space="preserve"> </w:t>
        </w:r>
        <w:r>
          <w:rPr>
            <w:rStyle w:val="hps"/>
            <w:lang w:val="en"/>
          </w:rPr>
          <w:t>code</w:t>
        </w:r>
        <w:r>
          <w:rPr>
            <w:lang w:val="en"/>
          </w:rPr>
          <w:t xml:space="preserve"> </w:t>
        </w:r>
        <w:r>
          <w:rPr>
            <w:rStyle w:val="hps"/>
            <w:lang w:val="en"/>
          </w:rPr>
          <w:t>of</w:t>
        </w:r>
        <w:r>
          <w:rPr>
            <w:lang w:val="en"/>
          </w:rPr>
          <w:t xml:space="preserve"> </w:t>
        </w:r>
        <w:r>
          <w:rPr>
            <w:rStyle w:val="hps"/>
            <w:lang w:val="en"/>
          </w:rPr>
          <w:t>Dataflow</w:t>
        </w:r>
        <w:r>
          <w:rPr>
            <w:lang w:val="en"/>
          </w:rPr>
          <w:t xml:space="preserve"> </w:t>
        </w:r>
        <w:r>
          <w:rPr>
            <w:rStyle w:val="hps"/>
            <w:lang w:val="en"/>
          </w:rPr>
          <w:t>with</w:t>
        </w:r>
        <w:r>
          <w:rPr>
            <w:lang w:val="en"/>
          </w:rPr>
          <w:t xml:space="preserve"> </w:t>
        </w:r>
        <w:r>
          <w:rPr>
            <w:rStyle w:val="hps"/>
            <w:lang w:val="en"/>
          </w:rPr>
          <w:t>the configuration parameter</w:t>
        </w:r>
        <w:r>
          <w:rPr>
            <w:lang w:val="en"/>
          </w:rPr>
          <w:t xml:space="preserve"> </w:t>
        </w:r>
        <w:r w:rsidRPr="00E92FB3">
          <w:rPr>
            <w:rFonts w:ascii="Consolas" w:hAnsi="Consolas" w:cs="Consolas"/>
            <w:color w:val="0000FF"/>
            <w:sz w:val="19"/>
            <w:szCs w:val="19"/>
            <w:highlight w:val="white"/>
            <w:lang w:val="en-US"/>
          </w:rPr>
          <w:t>ConceptSchemeFormat</w:t>
        </w:r>
        <w:r>
          <w:rPr>
            <w:rStyle w:val="hps"/>
            <w:lang w:val="en"/>
          </w:rPr>
          <w:t xml:space="preserve"> description that will be</w:t>
        </w:r>
        <w:r>
          <w:rPr>
            <w:lang w:val="en"/>
          </w:rPr>
          <w:t xml:space="preserve"> </w:t>
        </w:r>
        <w:r>
          <w:rPr>
            <w:rStyle w:val="hps"/>
            <w:lang w:val="en"/>
          </w:rPr>
          <w:t>used</w:t>
        </w:r>
        <w:r>
          <w:rPr>
            <w:lang w:val="en"/>
          </w:rPr>
          <w:t xml:space="preserve"> </w:t>
        </w:r>
        <w:r>
          <w:rPr>
            <w:rStyle w:val="hps"/>
            <w:lang w:val="en"/>
          </w:rPr>
          <w:t>for</w:t>
        </w:r>
        <w:r>
          <w:rPr>
            <w:lang w:val="en"/>
          </w:rPr>
          <w:t xml:space="preserve"> </w:t>
        </w:r>
        <w:r>
          <w:rPr>
            <w:rStyle w:val="hps"/>
            <w:lang w:val="en"/>
          </w:rPr>
          <w:t>the description</w:t>
        </w:r>
        <w:r>
          <w:rPr>
            <w:lang w:val="en"/>
          </w:rPr>
          <w:t xml:space="preserve"> </w:t>
        </w:r>
        <w:r>
          <w:rPr>
            <w:rStyle w:val="hps"/>
            <w:lang w:val="en"/>
          </w:rPr>
          <w:t>of</w:t>
        </w:r>
        <w:r>
          <w:rPr>
            <w:lang w:val="en"/>
          </w:rPr>
          <w:t xml:space="preserve"> </w:t>
        </w:r>
        <w:r>
          <w:rPr>
            <w:rStyle w:val="hps"/>
            <w:lang w:val="en"/>
          </w:rPr>
          <w:t>DSD</w:t>
        </w:r>
      </w:ins>
    </w:p>
    <w:p w:rsidR="00CB48C3" w:rsidRDefault="00CB48C3" w:rsidP="00CB48C3">
      <w:pPr>
        <w:pStyle w:val="Corpotesto"/>
        <w:ind w:left="567"/>
        <w:rPr>
          <w:ins w:id="643" w:author="Gino Mascotti" w:date="2015-06-16T11:12:00Z"/>
          <w:rStyle w:val="shorttext"/>
          <w:lang w:val="en"/>
        </w:rPr>
      </w:pPr>
      <w:ins w:id="644" w:author="Gino Mascotti" w:date="2015-06-16T11:12:00Z">
        <w:r>
          <w:rPr>
            <w:rStyle w:val="hps"/>
            <w:lang w:val="en"/>
          </w:rPr>
          <w:t>The concepts</w:t>
        </w:r>
        <w:r>
          <w:rPr>
            <w:rStyle w:val="shorttext"/>
            <w:lang w:val="en"/>
          </w:rPr>
          <w:t xml:space="preserve"> </w:t>
        </w:r>
        <w:r>
          <w:rPr>
            <w:rStyle w:val="hps"/>
            <w:lang w:val="en"/>
          </w:rPr>
          <w:t>will be</w:t>
        </w:r>
        <w:r>
          <w:rPr>
            <w:rStyle w:val="shorttext"/>
            <w:lang w:val="en"/>
          </w:rPr>
          <w:t xml:space="preserve"> </w:t>
        </w:r>
        <w:r>
          <w:rPr>
            <w:rStyle w:val="hps"/>
            <w:lang w:val="en"/>
          </w:rPr>
          <w:t>writed</w:t>
        </w:r>
        <w:r>
          <w:rPr>
            <w:rStyle w:val="shorttext"/>
            <w:lang w:val="en"/>
          </w:rPr>
          <w:t>:</w:t>
        </w:r>
      </w:ins>
    </w:p>
    <w:p w:rsidR="00CB48C3" w:rsidRPr="00E92FB3" w:rsidRDefault="00CB48C3" w:rsidP="00CB48C3">
      <w:pPr>
        <w:pStyle w:val="Corpotesto"/>
        <w:ind w:left="567"/>
        <w:rPr>
          <w:ins w:id="645" w:author="Gino Mascotti" w:date="2015-06-16T11:12:00Z"/>
          <w:rFonts w:ascii="Consolas" w:hAnsi="Consolas" w:cs="Consolas"/>
          <w:color w:val="0000FF"/>
          <w:sz w:val="19"/>
          <w:szCs w:val="19"/>
          <w:lang w:val="en-US"/>
        </w:rPr>
      </w:pPr>
      <w:ins w:id="646" w:author="Gino Mascotti" w:date="2015-06-16T11:12:00Z">
        <w:r>
          <w:rPr>
            <w:rStyle w:val="hps"/>
            <w:lang w:val="en"/>
          </w:rPr>
          <w:t>For dimensions</w:t>
        </w:r>
        <w:r>
          <w:rPr>
            <w:rStyle w:val="shorttext"/>
            <w:lang w:val="en"/>
          </w:rPr>
          <w:t xml:space="preserve"> </w:t>
        </w:r>
        <w:r>
          <w:rPr>
            <w:rStyle w:val="hps"/>
            <w:lang w:val="en"/>
          </w:rPr>
          <w:t>using</w:t>
        </w:r>
        <w:r>
          <w:rPr>
            <w:rStyle w:val="shorttext"/>
            <w:lang w:val="en"/>
          </w:rPr>
          <w:t xml:space="preserve"> </w:t>
        </w:r>
        <w:r>
          <w:rPr>
            <w:rStyle w:val="hps"/>
            <w:lang w:val="en"/>
          </w:rPr>
          <w:t>StoreProcedure</w:t>
        </w:r>
        <w:r>
          <w:rPr>
            <w:rStyle w:val="shorttext"/>
            <w:lang w:val="en"/>
          </w:rPr>
          <w:t xml:space="preserve">: </w:t>
        </w:r>
        <w:r w:rsidRPr="00E92FB3">
          <w:rPr>
            <w:rFonts w:ascii="Consolas" w:hAnsi="Consolas" w:cs="Consolas"/>
            <w:color w:val="0000FF"/>
            <w:sz w:val="19"/>
            <w:szCs w:val="19"/>
            <w:highlight w:val="white"/>
            <w:lang w:val="en-US"/>
          </w:rPr>
          <w:t>GetDimensions</w:t>
        </w:r>
      </w:ins>
    </w:p>
    <w:p w:rsidR="008F2451" w:rsidRDefault="00CB48C3" w:rsidP="00CB48C3">
      <w:pPr>
        <w:pStyle w:val="Corpotesto"/>
        <w:ind w:left="567"/>
        <w:rPr>
          <w:ins w:id="647" w:author="Gino Mascotti" w:date="2015-06-16T11:28:00Z"/>
          <w:rFonts w:ascii="Consolas" w:hAnsi="Consolas" w:cs="Consolas"/>
          <w:color w:val="0000FF"/>
          <w:sz w:val="19"/>
          <w:szCs w:val="19"/>
          <w:lang w:val="en-US"/>
        </w:rPr>
      </w:pPr>
      <w:ins w:id="648" w:author="Gino Mascotti" w:date="2015-06-16T11:12:00Z">
        <w:r>
          <w:rPr>
            <w:rStyle w:val="hps"/>
            <w:lang w:val="en"/>
          </w:rPr>
          <w:t>For attributes</w:t>
        </w:r>
        <w:r>
          <w:rPr>
            <w:rStyle w:val="shorttext"/>
            <w:lang w:val="en"/>
          </w:rPr>
          <w:t xml:space="preserve"> </w:t>
        </w:r>
        <w:r>
          <w:rPr>
            <w:rStyle w:val="hps"/>
            <w:lang w:val="en"/>
          </w:rPr>
          <w:t>or</w:t>
        </w:r>
        <w:r>
          <w:rPr>
            <w:rStyle w:val="shorttext"/>
            <w:lang w:val="en"/>
          </w:rPr>
          <w:t xml:space="preserve"> </w:t>
        </w:r>
        <w:r>
          <w:rPr>
            <w:rStyle w:val="hps"/>
            <w:lang w:val="en"/>
          </w:rPr>
          <w:t>using</w:t>
        </w:r>
        <w:r>
          <w:rPr>
            <w:rStyle w:val="shorttext"/>
            <w:lang w:val="en"/>
          </w:rPr>
          <w:t xml:space="preserve"> </w:t>
        </w:r>
        <w:r>
          <w:rPr>
            <w:rStyle w:val="hps"/>
            <w:lang w:val="en"/>
          </w:rPr>
          <w:t>StoreProcedure</w:t>
        </w:r>
        <w:r>
          <w:rPr>
            <w:rStyle w:val="shorttext"/>
            <w:lang w:val="en"/>
          </w:rPr>
          <w:t>:</w:t>
        </w:r>
        <w:r w:rsidRPr="00E92FB3">
          <w:rPr>
            <w:rFonts w:ascii="Consolas" w:hAnsi="Consolas" w:cs="Consolas"/>
            <w:color w:val="0000FF"/>
            <w:sz w:val="19"/>
            <w:szCs w:val="19"/>
            <w:highlight w:val="white"/>
            <w:lang w:val="en-US"/>
          </w:rPr>
          <w:t>GetAttributes</w:t>
        </w:r>
        <w:r w:rsidRPr="00E92FB3">
          <w:rPr>
            <w:rFonts w:ascii="Consolas" w:hAnsi="Consolas" w:cs="Consolas"/>
            <w:color w:val="0000FF"/>
            <w:sz w:val="19"/>
            <w:szCs w:val="19"/>
            <w:lang w:val="en-US"/>
          </w:rPr>
          <w:t xml:space="preserve"> </w:t>
        </w:r>
      </w:ins>
    </w:p>
    <w:p w:rsidR="00CB48C3" w:rsidRPr="00E92FB3" w:rsidRDefault="00CB48C3" w:rsidP="00CB48C3">
      <w:pPr>
        <w:pStyle w:val="Corpotesto"/>
        <w:ind w:left="567"/>
        <w:rPr>
          <w:ins w:id="649" w:author="Gino Mascotti" w:date="2015-06-16T11:12:00Z"/>
          <w:rFonts w:ascii="Consolas" w:hAnsi="Consolas" w:cs="Consolas"/>
          <w:color w:val="0000FF"/>
          <w:sz w:val="19"/>
          <w:szCs w:val="19"/>
          <w:lang w:val="en-US"/>
        </w:rPr>
      </w:pPr>
      <w:ins w:id="650" w:author="Gino Mascotti" w:date="2015-06-16T11:12:00Z">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another attribute FLAG if you</w:t>
        </w:r>
        <w:r>
          <w:rPr>
            <w:rStyle w:val="shorttext"/>
            <w:lang w:val="en"/>
          </w:rPr>
          <w:t xml:space="preserve"> </w:t>
        </w:r>
        <w:r>
          <w:rPr>
            <w:rStyle w:val="hps"/>
            <w:lang w:val="en"/>
          </w:rPr>
          <w:t>set</w:t>
        </w:r>
        <w:r>
          <w:rPr>
            <w:rStyle w:val="shorttext"/>
            <w:lang w:val="en"/>
          </w:rPr>
          <w:t xml:space="preserve"> </w:t>
        </w:r>
        <w:r>
          <w:rPr>
            <w:rStyle w:val="hps"/>
            <w:lang w:val="en"/>
          </w:rPr>
          <w:t>the</w:t>
        </w:r>
        <w:r>
          <w:rPr>
            <w:rStyle w:val="shorttext"/>
            <w:lang w:val="en"/>
          </w:rPr>
          <w:t xml:space="preserve"> </w:t>
        </w:r>
        <w:r>
          <w:rPr>
            <w:rStyle w:val="hps"/>
            <w:lang w:val="en"/>
          </w:rPr>
          <w:t>configuration parameter</w:t>
        </w:r>
        <w:r>
          <w:rPr>
            <w:rStyle w:val="shorttext"/>
            <w:lang w:val="en"/>
          </w:rPr>
          <w:t xml:space="preserve">: </w:t>
        </w:r>
        <w:r w:rsidRPr="00E92FB3">
          <w:rPr>
            <w:rFonts w:ascii="Consolas" w:hAnsi="Consolas" w:cs="Consolas"/>
            <w:color w:val="0000FF"/>
            <w:sz w:val="19"/>
            <w:szCs w:val="19"/>
            <w:highlight w:val="white"/>
            <w:lang w:val="en-US"/>
          </w:rPr>
          <w:t>ConceptObservationFlag</w:t>
        </w:r>
      </w:ins>
    </w:p>
    <w:p w:rsidR="00CB48C3" w:rsidRDefault="00CB48C3" w:rsidP="00CB48C3">
      <w:pPr>
        <w:pStyle w:val="Corpotesto"/>
        <w:ind w:left="567"/>
        <w:rPr>
          <w:ins w:id="651" w:author="Gino Mascotti" w:date="2015-06-16T11:12:00Z"/>
          <w:rStyle w:val="hps"/>
          <w:lang w:val="en"/>
        </w:rPr>
      </w:pPr>
      <w:ins w:id="652" w:author="Gino Mascotti" w:date="2015-06-16T11:12:00Z">
        <w:r>
          <w:rPr>
            <w:rStyle w:val="hps"/>
            <w:lang w:val="en"/>
          </w:rPr>
          <w:t>Will be</w:t>
        </w:r>
        <w:r>
          <w:rPr>
            <w:rStyle w:val="shorttext"/>
            <w:lang w:val="en"/>
          </w:rPr>
          <w:t xml:space="preserve"> </w:t>
        </w:r>
        <w:r>
          <w:rPr>
            <w:rStyle w:val="hps"/>
            <w:lang w:val="en"/>
          </w:rPr>
          <w:t>added</w:t>
        </w:r>
        <w:r>
          <w:rPr>
            <w:rStyle w:val="shorttext"/>
            <w:lang w:val="en"/>
          </w:rPr>
          <w:t xml:space="preserve"> </w:t>
        </w:r>
        <w:r>
          <w:rPr>
            <w:rStyle w:val="hps"/>
            <w:lang w:val="en"/>
          </w:rPr>
          <w:t>automatically the OBS_VALUE primary measures</w:t>
        </w:r>
      </w:ins>
    </w:p>
    <w:p w:rsidR="00CB48C3" w:rsidRPr="00E92FB3" w:rsidRDefault="00CB48C3" w:rsidP="00CB48C3">
      <w:pPr>
        <w:pStyle w:val="Paragrafoelenco"/>
        <w:ind w:left="567"/>
        <w:rPr>
          <w:ins w:id="653" w:author="Gino Mascotti" w:date="2015-06-16T11:12:00Z"/>
          <w:lang w:val="en-US"/>
        </w:rPr>
      </w:pPr>
      <w:ins w:id="654" w:author="Gino Mascotti" w:date="2015-06-16T11:12:00Z">
        <w:r w:rsidRPr="00E92FB3">
          <w:rPr>
            <w:lang w:val="en-US"/>
          </w:rPr>
          <w:t xml:space="preserve">To </w:t>
        </w:r>
        <w:r>
          <w:rPr>
            <w:lang w:val="en-US"/>
          </w:rPr>
          <w:t>write</w:t>
        </w:r>
        <w:r w:rsidRPr="00E92FB3">
          <w:rPr>
            <w:lang w:val="en-US"/>
          </w:rPr>
          <w:t xml:space="preserve"> this artifact was used </w:t>
        </w:r>
        <w:r>
          <w:rPr>
            <w:lang w:val="en-US"/>
          </w:rPr>
          <w:t xml:space="preserve">the </w:t>
        </w:r>
        <w:r w:rsidRPr="00E92FB3">
          <w:rPr>
            <w:lang w:val="en-US"/>
          </w:rPr>
          <w:t>interfaces named:  IDimensionManager, IAttributeManager, IFLAGManager and IConceptSchemeManager.</w:t>
        </w:r>
      </w:ins>
    </w:p>
    <w:p w:rsidR="00CB48C3" w:rsidRPr="00E92FB3" w:rsidRDefault="00CB48C3" w:rsidP="00CB48C3">
      <w:pPr>
        <w:pStyle w:val="Corpotesto"/>
        <w:ind w:left="567"/>
        <w:rPr>
          <w:ins w:id="655" w:author="Gino Mascotti" w:date="2015-06-16T11:12:00Z"/>
          <w:rFonts w:ascii="Consolas" w:hAnsi="Consolas" w:cs="Consolas"/>
          <w:color w:val="0000FF"/>
          <w:sz w:val="19"/>
          <w:szCs w:val="19"/>
          <w:lang w:val="en-US"/>
        </w:rPr>
      </w:pPr>
    </w:p>
    <w:p w:rsidR="00CB48C3" w:rsidRPr="00735E05" w:rsidRDefault="00CB48C3" w:rsidP="00CB48C3">
      <w:pPr>
        <w:pStyle w:val="Corpotesto"/>
        <w:numPr>
          <w:ilvl w:val="0"/>
          <w:numId w:val="26"/>
        </w:numPr>
        <w:ind w:left="567"/>
        <w:rPr>
          <w:ins w:id="656" w:author="Gino Mascotti" w:date="2015-06-16T11:12:00Z"/>
          <w:rStyle w:val="hps"/>
          <w:b/>
          <w:lang w:val="en"/>
        </w:rPr>
      </w:pPr>
      <w:ins w:id="657" w:author="Gino Mascotti" w:date="2015-06-16T11:12:00Z">
        <w:r w:rsidRPr="00735E05">
          <w:rPr>
            <w:rStyle w:val="hps"/>
            <w:b/>
            <w:lang w:val="en"/>
          </w:rPr>
          <w:t>Codelist</w:t>
        </w:r>
      </w:ins>
    </w:p>
    <w:p w:rsidR="00CB48C3" w:rsidRDefault="00017CC4" w:rsidP="00CB48C3">
      <w:pPr>
        <w:pStyle w:val="Corpotesto"/>
        <w:ind w:left="567"/>
        <w:rPr>
          <w:ins w:id="658" w:author="Gino Mascotti" w:date="2015-06-16T11:31:00Z"/>
          <w:rStyle w:val="hps"/>
          <w:lang w:val="en"/>
        </w:rPr>
      </w:pPr>
      <w:ins w:id="659" w:author="Gino Mascotti" w:date="2015-06-16T11:30:00Z">
        <w:r>
          <w:rPr>
            <w:rStyle w:val="hps"/>
            <w:lang w:val="en"/>
          </w:rPr>
          <w:t>Per le codelist il giro è uguale a quello dell</w:t>
        </w:r>
      </w:ins>
      <w:ins w:id="660" w:author="Gino Mascotti" w:date="2015-06-16T11:31:00Z">
        <w:r>
          <w:rPr>
            <w:rStyle w:val="hps"/>
            <w:lang w:val="en"/>
          </w:rPr>
          <w:t>’implementazione FlyDotStat_implementation tranne che per il fatto che in questa versione abbiamo a disposizione tutte le diverse StoreProcedure che nel DB .Sata mancano:</w:t>
        </w:r>
      </w:ins>
    </w:p>
    <w:p w:rsidR="00017CC4" w:rsidRDefault="00017CC4" w:rsidP="00017CC4">
      <w:pPr>
        <w:pStyle w:val="Corpotesto"/>
        <w:numPr>
          <w:ilvl w:val="0"/>
          <w:numId w:val="37"/>
        </w:numPr>
        <w:ind w:left="993"/>
        <w:rPr>
          <w:ins w:id="661" w:author="Gino Mascotti" w:date="2015-06-16T11:33:00Z"/>
          <w:rFonts w:ascii="Consolas" w:hAnsi="Consolas" w:cs="Consolas"/>
          <w:color w:val="0000FF"/>
          <w:sz w:val="19"/>
          <w:szCs w:val="19"/>
        </w:rPr>
        <w:pPrChange w:id="662" w:author="Gino Mascotti" w:date="2015-06-16T11:33:00Z">
          <w:pPr>
            <w:pStyle w:val="Corpotesto"/>
            <w:ind w:left="567"/>
          </w:pPr>
        </w:pPrChange>
      </w:pPr>
      <w:ins w:id="663" w:author="Gino Mascotti" w:date="2015-06-16T11:32:00Z">
        <w:r>
          <w:rPr>
            <w:rFonts w:ascii="Consolas" w:hAnsi="Consolas" w:cs="Consolas"/>
            <w:color w:val="0000FF"/>
            <w:sz w:val="19"/>
            <w:szCs w:val="19"/>
            <w:highlight w:val="white"/>
          </w:rPr>
          <w:t>GetDimensionCodelistNOConstrain</w:t>
        </w:r>
      </w:ins>
      <w:ins w:id="664" w:author="Gino Mascotti" w:date="2015-06-16T11:33:00Z">
        <w:r>
          <w:rPr>
            <w:rFonts w:ascii="Consolas" w:hAnsi="Consolas" w:cs="Consolas"/>
            <w:color w:val="0000FF"/>
            <w:sz w:val="19"/>
            <w:szCs w:val="19"/>
          </w:rPr>
          <w:t xml:space="preserve"> </w:t>
        </w:r>
      </w:ins>
    </w:p>
    <w:p w:rsidR="00017CC4" w:rsidRPr="00017CC4" w:rsidRDefault="00017CC4" w:rsidP="00017CC4">
      <w:pPr>
        <w:pStyle w:val="Corpotesto"/>
        <w:ind w:left="993"/>
        <w:rPr>
          <w:ins w:id="665" w:author="Gino Mascotti" w:date="2015-06-16T11:32:00Z"/>
          <w:rFonts w:ascii="Consolas" w:hAnsi="Consolas" w:cs="Consolas"/>
          <w:sz w:val="19"/>
          <w:szCs w:val="19"/>
          <w:rPrChange w:id="666" w:author="Gino Mascotti" w:date="2015-06-16T11:33:00Z">
            <w:rPr>
              <w:ins w:id="667" w:author="Gino Mascotti" w:date="2015-06-16T11:32:00Z"/>
              <w:rFonts w:ascii="Consolas" w:hAnsi="Consolas" w:cs="Consolas"/>
              <w:color w:val="0000FF"/>
              <w:sz w:val="19"/>
              <w:szCs w:val="19"/>
            </w:rPr>
          </w:rPrChange>
        </w:rPr>
        <w:pPrChange w:id="668" w:author="Gino Mascotti" w:date="2015-06-16T11:33:00Z">
          <w:pPr>
            <w:pStyle w:val="Corpotesto"/>
            <w:ind w:left="567"/>
          </w:pPr>
        </w:pPrChange>
      </w:pPr>
      <w:ins w:id="669" w:author="Gino Mascotti" w:date="2015-06-16T11:33:00Z">
        <w:r>
          <w:rPr>
            <w:rFonts w:ascii="Consolas" w:hAnsi="Consolas" w:cs="Consolas"/>
            <w:sz w:val="19"/>
            <w:szCs w:val="19"/>
          </w:rPr>
          <w:t>Per le codelist delle dimensioni NON constrainate al dataflow</w:t>
        </w:r>
      </w:ins>
    </w:p>
    <w:p w:rsidR="00017CC4" w:rsidRDefault="00017CC4" w:rsidP="00017CC4">
      <w:pPr>
        <w:pStyle w:val="Corpotesto"/>
        <w:numPr>
          <w:ilvl w:val="0"/>
          <w:numId w:val="37"/>
        </w:numPr>
        <w:ind w:left="993"/>
        <w:rPr>
          <w:ins w:id="670" w:author="Gino Mascotti" w:date="2015-06-16T11:33:00Z"/>
          <w:rFonts w:ascii="Consolas" w:hAnsi="Consolas" w:cs="Consolas"/>
          <w:color w:val="0000FF"/>
          <w:sz w:val="19"/>
          <w:szCs w:val="19"/>
        </w:rPr>
        <w:pPrChange w:id="671" w:author="Gino Mascotti" w:date="2015-06-16T11:33:00Z">
          <w:pPr>
            <w:pStyle w:val="Corpotesto"/>
            <w:ind w:left="567"/>
          </w:pPr>
        </w:pPrChange>
      </w:pPr>
      <w:ins w:id="672" w:author="Gino Mascotti" w:date="2015-06-16T11:32:00Z">
        <w:r>
          <w:rPr>
            <w:rFonts w:ascii="Consolas" w:hAnsi="Consolas" w:cs="Consolas"/>
            <w:color w:val="0000FF"/>
            <w:sz w:val="19"/>
            <w:szCs w:val="19"/>
            <w:highlight w:val="white"/>
          </w:rPr>
          <w:t>GetDimensionCodelistConstrain</w:t>
        </w:r>
      </w:ins>
    </w:p>
    <w:p w:rsidR="00017CC4" w:rsidRPr="003365D5" w:rsidRDefault="00017CC4" w:rsidP="00017CC4">
      <w:pPr>
        <w:pStyle w:val="Corpotesto"/>
        <w:ind w:left="993"/>
        <w:rPr>
          <w:ins w:id="673" w:author="Gino Mascotti" w:date="2015-06-16T11:33:00Z"/>
          <w:rFonts w:ascii="Consolas" w:hAnsi="Consolas" w:cs="Consolas"/>
          <w:sz w:val="19"/>
          <w:szCs w:val="19"/>
        </w:rPr>
        <w:pPrChange w:id="674" w:author="Gino Mascotti" w:date="2015-06-16T11:33:00Z">
          <w:pPr>
            <w:pStyle w:val="Corpotesto"/>
            <w:numPr>
              <w:numId w:val="37"/>
            </w:numPr>
            <w:ind w:left="1287" w:hanging="360"/>
          </w:pPr>
        </w:pPrChange>
      </w:pPr>
      <w:ins w:id="675" w:author="Gino Mascotti" w:date="2015-06-16T11:33:00Z">
        <w:r>
          <w:rPr>
            <w:rFonts w:ascii="Consolas" w:hAnsi="Consolas" w:cs="Consolas"/>
            <w:sz w:val="19"/>
            <w:szCs w:val="19"/>
          </w:rPr>
          <w:lastRenderedPageBreak/>
          <w:t xml:space="preserve">Per le codelist delle dimensioni </w:t>
        </w:r>
      </w:ins>
      <w:ins w:id="676" w:author="Gino Mascotti" w:date="2015-06-16T11:34:00Z">
        <w:r>
          <w:rPr>
            <w:rFonts w:ascii="Consolas" w:hAnsi="Consolas" w:cs="Consolas"/>
            <w:sz w:val="19"/>
            <w:szCs w:val="19"/>
          </w:rPr>
          <w:t>C</w:t>
        </w:r>
      </w:ins>
      <w:ins w:id="677" w:author="Gino Mascotti" w:date="2015-06-16T11:33:00Z">
        <w:r>
          <w:rPr>
            <w:rFonts w:ascii="Consolas" w:hAnsi="Consolas" w:cs="Consolas"/>
            <w:sz w:val="19"/>
            <w:szCs w:val="19"/>
          </w:rPr>
          <w:t>onstrainate al dataflow</w:t>
        </w:r>
      </w:ins>
    </w:p>
    <w:p w:rsidR="00017CC4" w:rsidRDefault="00017CC4" w:rsidP="00017CC4">
      <w:pPr>
        <w:pStyle w:val="Corpotesto"/>
        <w:numPr>
          <w:ilvl w:val="0"/>
          <w:numId w:val="37"/>
        </w:numPr>
        <w:ind w:left="993"/>
        <w:rPr>
          <w:ins w:id="678" w:author="Gino Mascotti" w:date="2015-06-16T11:34:00Z"/>
          <w:rFonts w:ascii="Consolas" w:hAnsi="Consolas" w:cs="Consolas"/>
          <w:color w:val="0000FF"/>
          <w:sz w:val="19"/>
          <w:szCs w:val="19"/>
        </w:rPr>
        <w:pPrChange w:id="679" w:author="Gino Mascotti" w:date="2015-06-16T11:33:00Z">
          <w:pPr>
            <w:pStyle w:val="Corpotesto"/>
            <w:ind w:left="567"/>
          </w:pPr>
        </w:pPrChange>
      </w:pPr>
      <w:ins w:id="680" w:author="Gino Mascotti" w:date="2015-06-16T11:33:00Z">
        <w:r>
          <w:rPr>
            <w:rFonts w:ascii="Consolas" w:hAnsi="Consolas" w:cs="Consolas"/>
            <w:color w:val="0000FF"/>
            <w:sz w:val="19"/>
            <w:szCs w:val="19"/>
            <w:highlight w:val="white"/>
          </w:rPr>
          <w:t>GetAttributeCodelistNOConstrain</w:t>
        </w:r>
      </w:ins>
    </w:p>
    <w:p w:rsidR="00017CC4" w:rsidRPr="003365D5" w:rsidRDefault="00017CC4" w:rsidP="00017CC4">
      <w:pPr>
        <w:pStyle w:val="Corpotesto"/>
        <w:ind w:left="993"/>
        <w:rPr>
          <w:ins w:id="681" w:author="Gino Mascotti" w:date="2015-06-16T11:34:00Z"/>
          <w:rFonts w:ascii="Consolas" w:hAnsi="Consolas" w:cs="Consolas"/>
          <w:sz w:val="19"/>
          <w:szCs w:val="19"/>
        </w:rPr>
        <w:pPrChange w:id="682" w:author="Gino Mascotti" w:date="2015-06-16T11:34:00Z">
          <w:pPr>
            <w:pStyle w:val="Corpotesto"/>
            <w:numPr>
              <w:numId w:val="37"/>
            </w:numPr>
            <w:ind w:left="1287" w:hanging="360"/>
          </w:pPr>
        </w:pPrChange>
      </w:pPr>
      <w:ins w:id="683" w:author="Gino Mascotti" w:date="2015-06-16T11:34:00Z">
        <w:r>
          <w:rPr>
            <w:rFonts w:ascii="Consolas" w:hAnsi="Consolas" w:cs="Consolas"/>
            <w:sz w:val="19"/>
            <w:szCs w:val="19"/>
          </w:rPr>
          <w:t xml:space="preserve">Per le codelist degli attributi </w:t>
        </w:r>
        <w:r>
          <w:rPr>
            <w:rFonts w:ascii="Consolas" w:hAnsi="Consolas" w:cs="Consolas"/>
            <w:sz w:val="19"/>
            <w:szCs w:val="19"/>
          </w:rPr>
          <w:t>NON constrainate al dataflow</w:t>
        </w:r>
      </w:ins>
    </w:p>
    <w:p w:rsidR="00017CC4" w:rsidRPr="00017CC4" w:rsidRDefault="00017CC4" w:rsidP="00017CC4">
      <w:pPr>
        <w:pStyle w:val="Corpotesto"/>
        <w:numPr>
          <w:ilvl w:val="0"/>
          <w:numId w:val="37"/>
        </w:numPr>
        <w:ind w:left="993"/>
        <w:rPr>
          <w:ins w:id="684" w:author="Gino Mascotti" w:date="2015-06-16T11:34:00Z"/>
          <w:lang w:val="en"/>
          <w:rPrChange w:id="685" w:author="Gino Mascotti" w:date="2015-06-16T11:34:00Z">
            <w:rPr>
              <w:ins w:id="686" w:author="Gino Mascotti" w:date="2015-06-16T11:34:00Z"/>
              <w:rFonts w:ascii="Consolas" w:hAnsi="Consolas" w:cs="Consolas"/>
              <w:color w:val="0000FF"/>
              <w:sz w:val="19"/>
              <w:szCs w:val="19"/>
            </w:rPr>
          </w:rPrChange>
        </w:rPr>
        <w:pPrChange w:id="687" w:author="Gino Mascotti" w:date="2015-06-16T11:33:00Z">
          <w:pPr>
            <w:pStyle w:val="Corpotesto"/>
            <w:ind w:left="567"/>
          </w:pPr>
        </w:pPrChange>
      </w:pPr>
      <w:ins w:id="688" w:author="Gino Mascotti" w:date="2015-06-16T11:33:00Z">
        <w:r>
          <w:rPr>
            <w:rFonts w:ascii="Consolas" w:hAnsi="Consolas" w:cs="Consolas"/>
            <w:color w:val="0000FF"/>
            <w:sz w:val="19"/>
            <w:szCs w:val="19"/>
            <w:highlight w:val="white"/>
          </w:rPr>
          <w:t>GetAttributeCodelistConstrain</w:t>
        </w:r>
      </w:ins>
    </w:p>
    <w:p w:rsidR="00017CC4" w:rsidRPr="003365D5" w:rsidRDefault="00017CC4" w:rsidP="00017CC4">
      <w:pPr>
        <w:pStyle w:val="Corpotesto"/>
        <w:ind w:left="993"/>
        <w:rPr>
          <w:ins w:id="689" w:author="Gino Mascotti" w:date="2015-06-16T11:34:00Z"/>
          <w:rFonts w:ascii="Consolas" w:hAnsi="Consolas" w:cs="Consolas"/>
          <w:sz w:val="19"/>
          <w:szCs w:val="19"/>
        </w:rPr>
        <w:pPrChange w:id="690" w:author="Gino Mascotti" w:date="2015-06-16T11:34:00Z">
          <w:pPr>
            <w:pStyle w:val="Corpotesto"/>
            <w:numPr>
              <w:numId w:val="37"/>
            </w:numPr>
            <w:ind w:left="1287" w:hanging="360"/>
          </w:pPr>
        </w:pPrChange>
      </w:pPr>
      <w:ins w:id="691" w:author="Gino Mascotti" w:date="2015-06-16T11:34:00Z">
        <w:r>
          <w:rPr>
            <w:rFonts w:ascii="Consolas" w:hAnsi="Consolas" w:cs="Consolas"/>
            <w:sz w:val="19"/>
            <w:szCs w:val="19"/>
          </w:rPr>
          <w:t>Per le codelist degli attributi Constrainate al dataflow</w:t>
        </w:r>
      </w:ins>
    </w:p>
    <w:p w:rsidR="00017CC4" w:rsidRDefault="00017CC4" w:rsidP="00017CC4">
      <w:pPr>
        <w:pStyle w:val="Corpotesto"/>
        <w:ind w:left="993"/>
        <w:rPr>
          <w:ins w:id="692" w:author="Gino Mascotti" w:date="2015-06-16T11:12:00Z"/>
          <w:rStyle w:val="hps"/>
          <w:lang w:val="en"/>
        </w:rPr>
        <w:pPrChange w:id="693" w:author="Gino Mascotti" w:date="2015-06-16T11:34:00Z">
          <w:pPr>
            <w:pStyle w:val="Corpotesto"/>
            <w:ind w:left="567"/>
          </w:pPr>
        </w:pPrChange>
      </w:pPr>
    </w:p>
    <w:p w:rsidR="00CB48C3" w:rsidRDefault="00CB48C3" w:rsidP="00CB48C3">
      <w:pPr>
        <w:ind w:left="567"/>
        <w:contextualSpacing/>
        <w:rPr>
          <w:ins w:id="694" w:author="Gino Mascotti" w:date="2015-06-16T11:20:00Z"/>
          <w:rFonts w:cs="Times New Roman"/>
          <w:lang w:val="en-US"/>
        </w:rPr>
      </w:pPr>
      <w:ins w:id="695" w:author="Gino Mascotti" w:date="2015-06-16T11:12:00Z">
        <w:r w:rsidRPr="00E92FB3">
          <w:rPr>
            <w:lang w:val="en-US"/>
          </w:rPr>
          <w:t xml:space="preserve">To </w:t>
        </w:r>
        <w:r>
          <w:rPr>
            <w:lang w:val="en-US"/>
          </w:rPr>
          <w:t xml:space="preserve">write </w:t>
        </w:r>
        <w:r w:rsidRPr="00E92FB3">
          <w:rPr>
            <w:lang w:val="en-US"/>
          </w:rPr>
          <w:t>this artifact was used</w:t>
        </w:r>
        <w:r>
          <w:rPr>
            <w:lang w:val="en-US"/>
          </w:rPr>
          <w:t xml:space="preserve"> the</w:t>
        </w:r>
        <w:r w:rsidRPr="00E92FB3">
          <w:rPr>
            <w:lang w:val="en-US"/>
          </w:rPr>
          <w:t xml:space="preserve"> interface named: </w:t>
        </w:r>
        <w:r w:rsidRPr="00E92FB3">
          <w:rPr>
            <w:rFonts w:cs="Times New Roman"/>
            <w:lang w:val="en-US"/>
          </w:rPr>
          <w:t xml:space="preserve"> ICodelistManager.</w:t>
        </w:r>
      </w:ins>
    </w:p>
    <w:p w:rsidR="00BA332D" w:rsidRDefault="00BA332D" w:rsidP="00BA332D">
      <w:pPr>
        <w:pStyle w:val="Corpotesto"/>
        <w:numPr>
          <w:ilvl w:val="0"/>
          <w:numId w:val="26"/>
        </w:numPr>
        <w:ind w:left="567" w:hanging="283"/>
        <w:jc w:val="both"/>
        <w:rPr>
          <w:ins w:id="696" w:author="Gino Mascotti" w:date="2015-06-16T11:20:00Z"/>
          <w:rStyle w:val="hps"/>
          <w:b/>
          <w:lang w:val="en"/>
        </w:rPr>
      </w:pPr>
      <w:ins w:id="697" w:author="Gino Mascotti" w:date="2015-06-16T11:20:00Z">
        <w:r w:rsidRPr="003365D5">
          <w:rPr>
            <w:rStyle w:val="hps"/>
            <w:b/>
            <w:lang w:val="en"/>
          </w:rPr>
          <w:t>Special Codelist</w:t>
        </w:r>
      </w:ins>
    </w:p>
    <w:p w:rsidR="00BA332D" w:rsidRPr="00BA332D" w:rsidRDefault="00BA332D" w:rsidP="00BA332D">
      <w:pPr>
        <w:ind w:left="567"/>
        <w:rPr>
          <w:ins w:id="698" w:author="Gino Mascotti" w:date="2015-06-16T11:20:00Z"/>
          <w:lang w:val="en-US"/>
          <w:rPrChange w:id="699" w:author="Gino Mascotti" w:date="2015-06-16T11:20:00Z">
            <w:rPr>
              <w:ins w:id="700" w:author="Gino Mascotti" w:date="2015-06-16T11:20:00Z"/>
              <w:lang w:val="en-US"/>
            </w:rPr>
          </w:rPrChange>
        </w:rPr>
        <w:pPrChange w:id="701" w:author="Gino Mascotti" w:date="2015-06-16T11:20:00Z">
          <w:pPr>
            <w:pStyle w:val="Paragrafoelenco"/>
            <w:numPr>
              <w:numId w:val="26"/>
            </w:numPr>
            <w:ind w:left="1429" w:hanging="360"/>
          </w:pPr>
        </w:pPrChange>
      </w:pPr>
      <w:ins w:id="702" w:author="Gino Mascotti" w:date="2015-06-16T11:20:00Z">
        <w:r w:rsidRPr="00017CC4">
          <w:rPr>
            <w:lang w:val="en-US"/>
          </w:rPr>
          <w:t xml:space="preserve">Verrà rigirata </w:t>
        </w:r>
        <w:r w:rsidRPr="00BA332D">
          <w:rPr>
            <w:lang w:val="en-US"/>
            <w:rPrChange w:id="703" w:author="Gino Mascotti" w:date="2015-06-16T11:20:00Z">
              <w:rPr>
                <w:lang w:val="en-US"/>
              </w:rPr>
            </w:rPrChange>
          </w:rPr>
          <w:t>l’esecuzione alle classi di FlyDotStat_Implementation</w:t>
        </w:r>
      </w:ins>
    </w:p>
    <w:p w:rsidR="00BA332D" w:rsidRDefault="00BA332D" w:rsidP="00CB48C3">
      <w:pPr>
        <w:ind w:left="567"/>
        <w:contextualSpacing/>
        <w:rPr>
          <w:ins w:id="704" w:author="Gino Mascotti" w:date="2015-06-16T11:12:00Z"/>
          <w:rFonts w:cs="Times New Roman"/>
          <w:lang w:val="en-US"/>
        </w:rPr>
      </w:pPr>
    </w:p>
    <w:p w:rsidR="00F33379" w:rsidDel="00F33379" w:rsidRDefault="00F33379" w:rsidP="00F66C4F">
      <w:pPr>
        <w:pStyle w:val="Corpotesto"/>
        <w:ind w:left="567"/>
        <w:rPr>
          <w:del w:id="705" w:author="Gino Mascotti" w:date="2015-06-09T11:07:00Z"/>
          <w:rStyle w:val="hps"/>
          <w:lang w:val="en"/>
        </w:rPr>
      </w:pPr>
    </w:p>
    <w:p w:rsidR="002D6E23" w:rsidRDefault="002D6E23">
      <w:pPr>
        <w:rPr>
          <w:ins w:id="706" w:author="Gino Mascotti" w:date="2015-06-09T11:07:00Z"/>
          <w:lang w:val="en-US"/>
        </w:rPr>
      </w:pPr>
      <w:del w:id="707" w:author="Gino Mascotti" w:date="2015-06-09T11:07:00Z">
        <w:r w:rsidRPr="00E92FB3" w:rsidDel="00F33379">
          <w:rPr>
            <w:lang w:val="en-US"/>
          </w:rPr>
          <w:br w:type="page"/>
        </w:r>
      </w:del>
    </w:p>
    <w:p w:rsidR="00F33379" w:rsidRDefault="00F33379">
      <w:pPr>
        <w:rPr>
          <w:ins w:id="708" w:author="Gino Mascotti" w:date="2015-06-09T11:07:00Z"/>
          <w:lang w:val="en-US"/>
        </w:rPr>
      </w:pPr>
    </w:p>
    <w:p w:rsidR="00F33379" w:rsidRPr="00E92FB3" w:rsidRDefault="00F33379">
      <w:pPr>
        <w:rPr>
          <w:lang w:val="en-US"/>
        </w:rPr>
      </w:pPr>
    </w:p>
    <w:p w:rsidR="00D105A0" w:rsidRPr="00E92FB3" w:rsidRDefault="00D105A0" w:rsidP="00D05C75">
      <w:pPr>
        <w:pStyle w:val="Titolo3"/>
        <w:rPr>
          <w:lang w:val="en-US"/>
        </w:rPr>
      </w:pPr>
      <w:bookmarkStart w:id="709" w:name="_Toc408584689"/>
      <w:r w:rsidRPr="00E92FB3">
        <w:rPr>
          <w:lang w:val="en-US"/>
        </w:rPr>
        <w:t>FlySDDSLoader_Implementation</w:t>
      </w:r>
      <w:bookmarkEnd w:id="709"/>
    </w:p>
    <w:p w:rsidR="00135421" w:rsidRDefault="00135421" w:rsidP="0071095F">
      <w:pPr>
        <w:pStyle w:val="Corpotesto"/>
        <w:rPr>
          <w:lang w:val="en"/>
        </w:rPr>
      </w:pPr>
      <w:r>
        <w:rPr>
          <w:rStyle w:val="hps"/>
          <w:lang w:val="en"/>
        </w:rPr>
        <w:t>The implementation</w:t>
      </w:r>
      <w:r>
        <w:rPr>
          <w:lang w:val="en"/>
        </w:rPr>
        <w:t xml:space="preserve"> </w:t>
      </w:r>
      <w:r>
        <w:rPr>
          <w:rStyle w:val="hps"/>
          <w:lang w:val="en"/>
        </w:rPr>
        <w:t>FlySddsLoader</w:t>
      </w:r>
      <w:r>
        <w:rPr>
          <w:lang w:val="en"/>
        </w:rPr>
        <w:t xml:space="preserve"> </w:t>
      </w:r>
      <w:r>
        <w:rPr>
          <w:rStyle w:val="hps"/>
          <w:lang w:val="en"/>
        </w:rPr>
        <w:t>is called</w:t>
      </w:r>
      <w:r>
        <w:rPr>
          <w:lang w:val="en"/>
        </w:rPr>
        <w:t xml:space="preserve"> </w:t>
      </w:r>
      <w:r>
        <w:rPr>
          <w:rStyle w:val="hps"/>
          <w:lang w:val="en"/>
        </w:rPr>
        <w:t>in version 2.0</w:t>
      </w:r>
      <w:r>
        <w:rPr>
          <w:lang w:val="en"/>
        </w:rPr>
        <w:t>.</w:t>
      </w:r>
    </w:p>
    <w:p w:rsidR="0071095F" w:rsidRDefault="0071095F" w:rsidP="0071095F">
      <w:pPr>
        <w:pStyle w:val="Corpotesto"/>
        <w:rPr>
          <w:ins w:id="710" w:author="Gino Mascotti" w:date="2015-06-16T11:35:00Z"/>
          <w:rFonts w:ascii="Consolas" w:hAnsi="Consolas" w:cs="Consolas"/>
          <w:color w:val="0000FF"/>
          <w:sz w:val="19"/>
          <w:szCs w:val="19"/>
          <w:lang w:val="en-US"/>
        </w:rPr>
      </w:pPr>
      <w:r>
        <w:rPr>
          <w:rStyle w:val="hps"/>
          <w:lang w:val="en"/>
        </w:rPr>
        <w:t>In this version</w:t>
      </w:r>
      <w:r>
        <w:rPr>
          <w:lang w:val="en"/>
        </w:rPr>
        <w:t xml:space="preserve"> </w:t>
      </w:r>
      <w:r>
        <w:rPr>
          <w:rStyle w:val="hps"/>
          <w:lang w:val="en"/>
        </w:rPr>
        <w:t>is used</w:t>
      </w:r>
      <w:r>
        <w:rPr>
          <w:lang w:val="en"/>
        </w:rPr>
        <w:t xml:space="preserve"> </w:t>
      </w:r>
      <w:r>
        <w:rPr>
          <w:rStyle w:val="hps"/>
          <w:lang w:val="en"/>
        </w:rPr>
        <w:t>database</w:t>
      </w:r>
      <w:r>
        <w:rPr>
          <w:lang w:val="en"/>
        </w:rPr>
        <w:t xml:space="preserve"> </w:t>
      </w:r>
      <w:r>
        <w:rPr>
          <w:rStyle w:val="hps"/>
          <w:lang w:val="en"/>
        </w:rPr>
        <w:t>for data</w:t>
      </w:r>
      <w:ins w:id="711" w:author="Roberto Pompei" w:date="2015-01-15T14:21:00Z">
        <w:r w:rsidR="0013280D">
          <w:rPr>
            <w:rStyle w:val="hps"/>
            <w:lang w:val="en"/>
          </w:rPr>
          <w:t>,</w:t>
        </w:r>
      </w:ins>
      <w:r>
        <w:rPr>
          <w:rStyle w:val="hps"/>
          <w:lang w:val="en"/>
        </w:rPr>
        <w:t xml:space="preserve"> and</w:t>
      </w:r>
      <w:r>
        <w:rPr>
          <w:lang w:val="en"/>
        </w:rPr>
        <w:t xml:space="preserve"> </w:t>
      </w:r>
      <w:r>
        <w:rPr>
          <w:rStyle w:val="hps"/>
          <w:lang w:val="en"/>
        </w:rPr>
        <w:t>another for</w:t>
      </w:r>
      <w:r>
        <w:rPr>
          <w:lang w:val="en"/>
        </w:rPr>
        <w:t xml:space="preserve"> </w:t>
      </w:r>
      <w:r>
        <w:rPr>
          <w:rStyle w:val="hps"/>
          <w:lang w:val="en"/>
        </w:rPr>
        <w:t>Metadata</w:t>
      </w:r>
      <w:r>
        <w:rPr>
          <w:lang w:val="en"/>
        </w:rPr>
        <w:t xml:space="preserve"> </w:t>
      </w:r>
      <w:r>
        <w:rPr>
          <w:rStyle w:val="hps"/>
          <w:lang w:val="en"/>
        </w:rPr>
        <w:t>with</w:t>
      </w:r>
      <w:r>
        <w:rPr>
          <w:lang w:val="en"/>
        </w:rPr>
        <w:t xml:space="preserve"> </w:t>
      </w:r>
      <w:r>
        <w:rPr>
          <w:rStyle w:val="hps"/>
          <w:lang w:val="en"/>
        </w:rPr>
        <w:t>the exception</w:t>
      </w:r>
      <w:r>
        <w:rPr>
          <w:lang w:val="en"/>
        </w:rPr>
        <w:t xml:space="preserve"> </w:t>
      </w:r>
      <w:r>
        <w:rPr>
          <w:rStyle w:val="hps"/>
          <w:lang w:val="en"/>
        </w:rPr>
        <w:t xml:space="preserve">that </w:t>
      </w:r>
      <w:del w:id="712" w:author="Roberto Pompei" w:date="2015-01-15T14:21:00Z">
        <w:r w:rsidDel="0013280D">
          <w:rPr>
            <w:rStyle w:val="hps"/>
            <w:lang w:val="en"/>
          </w:rPr>
          <w:delText>I report</w:delText>
        </w:r>
      </w:del>
      <w:ins w:id="713" w:author="Roberto Pompei" w:date="2015-01-15T14:21:00Z">
        <w:r w:rsidR="0013280D">
          <w:rPr>
            <w:rStyle w:val="hps"/>
            <w:lang w:val="en"/>
          </w:rPr>
          <w:t>reported</w:t>
        </w:r>
      </w:ins>
      <w:r>
        <w:rPr>
          <w:lang w:val="en"/>
        </w:rPr>
        <w:t xml:space="preserve"> </w:t>
      </w:r>
      <w:r>
        <w:rPr>
          <w:rStyle w:val="hps"/>
          <w:lang w:val="en"/>
        </w:rPr>
        <w:t>later</w:t>
      </w:r>
      <w:r>
        <w:rPr>
          <w:lang w:val="en"/>
        </w:rPr>
        <w:t xml:space="preserve">. </w:t>
      </w:r>
      <w:r>
        <w:rPr>
          <w:rStyle w:val="hps"/>
          <w:lang w:val="en"/>
        </w:rPr>
        <w:t>To</w:t>
      </w:r>
      <w:r>
        <w:rPr>
          <w:lang w:val="en"/>
        </w:rPr>
        <w:t xml:space="preserve"> </w:t>
      </w:r>
      <w:r>
        <w:rPr>
          <w:rStyle w:val="hps"/>
          <w:lang w:val="en"/>
        </w:rPr>
        <w:t>upgrade to</w:t>
      </w:r>
      <w:r w:rsidRPr="006E1F55">
        <w:rPr>
          <w:lang w:val="en"/>
        </w:rPr>
        <w:t xml:space="preserve"> </w:t>
      </w:r>
      <w:r>
        <w:rPr>
          <w:rStyle w:val="hps"/>
          <w:lang w:val="en"/>
        </w:rPr>
        <w:t>OnTheFly 2.0</w:t>
      </w:r>
      <w:r w:rsidRPr="006E1F55">
        <w:rPr>
          <w:lang w:val="en"/>
        </w:rPr>
        <w:t xml:space="preserve"> </w:t>
      </w:r>
      <w:r>
        <w:rPr>
          <w:rStyle w:val="hps"/>
          <w:lang w:val="en"/>
        </w:rPr>
        <w:t>version</w:t>
      </w:r>
      <w:r>
        <w:rPr>
          <w:lang w:val="en"/>
        </w:rPr>
        <w:t xml:space="preserve"> </w:t>
      </w:r>
      <w:del w:id="714" w:author="Roberto Pompei" w:date="2015-01-15T14:21:00Z">
        <w:r w:rsidDel="0013280D">
          <w:rPr>
            <w:rStyle w:val="hps"/>
            <w:lang w:val="en"/>
          </w:rPr>
          <w:delText>you must</w:delText>
        </w:r>
      </w:del>
      <w:ins w:id="715" w:author="Roberto Pompei" w:date="2015-01-15T14:21:00Z">
        <w:r w:rsidR="0013280D">
          <w:rPr>
            <w:rStyle w:val="hps"/>
            <w:lang w:val="en"/>
          </w:rPr>
          <w:t>is necessary to</w:t>
        </w:r>
      </w:ins>
      <w:r>
        <w:rPr>
          <w:rStyle w:val="hps"/>
          <w:lang w:val="en"/>
        </w:rPr>
        <w:t xml:space="preserve"> enter the</w:t>
      </w:r>
      <w:r>
        <w:rPr>
          <w:lang w:val="en"/>
        </w:rPr>
        <w:t xml:space="preserve"> </w:t>
      </w:r>
      <w:r>
        <w:rPr>
          <w:rStyle w:val="hps"/>
          <w:lang w:val="en"/>
        </w:rPr>
        <w:t>connectionstring</w:t>
      </w:r>
      <w:r>
        <w:rPr>
          <w:lang w:val="en"/>
        </w:rPr>
        <w:t xml:space="preserve"> </w:t>
      </w:r>
      <w:r>
        <w:rPr>
          <w:rStyle w:val="hps"/>
          <w:lang w:val="en"/>
        </w:rPr>
        <w:t>in</w:t>
      </w:r>
      <w:r>
        <w:rPr>
          <w:lang w:val="en"/>
        </w:rPr>
        <w:t xml:space="preserve"> </w:t>
      </w:r>
      <w:r>
        <w:rPr>
          <w:rStyle w:val="hps"/>
          <w:lang w:val="en"/>
        </w:rPr>
        <w:t>the second</w:t>
      </w:r>
      <w:r>
        <w:rPr>
          <w:lang w:val="en"/>
        </w:rPr>
        <w:t xml:space="preserve"> </w:t>
      </w:r>
      <w:r>
        <w:rPr>
          <w:rStyle w:val="hps"/>
          <w:lang w:val="en"/>
        </w:rPr>
        <w:t>database</w:t>
      </w:r>
      <w:r>
        <w:rPr>
          <w:lang w:val="en"/>
        </w:rPr>
        <w:t xml:space="preserve"> </w:t>
      </w:r>
      <w:r>
        <w:rPr>
          <w:rStyle w:val="hps"/>
          <w:lang w:val="en"/>
        </w:rPr>
        <w:t xml:space="preserve">configuration parameter </w:t>
      </w:r>
      <w:r w:rsidRPr="00E92FB3">
        <w:rPr>
          <w:rFonts w:ascii="Consolas" w:hAnsi="Consolas" w:cs="Consolas"/>
          <w:color w:val="0000FF"/>
          <w:sz w:val="19"/>
          <w:szCs w:val="19"/>
          <w:highlight w:val="white"/>
          <w:lang w:val="en-US"/>
        </w:rPr>
        <w:t>MsConnectionString</w:t>
      </w:r>
    </w:p>
    <w:p w:rsidR="00017CC4" w:rsidRPr="00E92FB3" w:rsidRDefault="00017CC4" w:rsidP="0071095F">
      <w:pPr>
        <w:pStyle w:val="Corpotesto"/>
        <w:rPr>
          <w:rFonts w:ascii="Consolas" w:hAnsi="Consolas" w:cs="Consolas"/>
          <w:color w:val="0000FF"/>
          <w:sz w:val="19"/>
          <w:szCs w:val="19"/>
          <w:lang w:val="en-US"/>
        </w:rPr>
      </w:pPr>
      <w:ins w:id="716" w:author="Gino Mascotti" w:date="2015-06-16T11:35:00Z">
        <w:r>
          <w:rPr>
            <w:rFonts w:ascii="Consolas" w:hAnsi="Consolas" w:cs="Consolas"/>
            <w:color w:val="0000FF"/>
            <w:sz w:val="19"/>
            <w:szCs w:val="19"/>
            <w:lang w:val="en-US"/>
          </w:rPr>
          <w:t>Per quanto riguarda il database Mastore</w:t>
        </w:r>
      </w:ins>
      <w:bookmarkStart w:id="717" w:name="_GoBack"/>
      <w:bookmarkEnd w:id="717"/>
    </w:p>
    <w:p w:rsidR="0071095F" w:rsidRDefault="0071095F" w:rsidP="0071095F">
      <w:pPr>
        <w:pStyle w:val="Corpotesto"/>
        <w:numPr>
          <w:ilvl w:val="0"/>
          <w:numId w:val="26"/>
        </w:numPr>
        <w:ind w:left="567"/>
        <w:rPr>
          <w:rStyle w:val="hps"/>
          <w:b/>
          <w:lang w:val="en"/>
        </w:rPr>
      </w:pPr>
      <w:r w:rsidRPr="00F66C4F">
        <w:rPr>
          <w:rStyle w:val="hps"/>
          <w:b/>
          <w:lang w:val="en"/>
        </w:rPr>
        <w:t>AgencyScheme</w:t>
      </w:r>
    </w:p>
    <w:p w:rsidR="00135421" w:rsidRPr="00135421" w:rsidRDefault="0013280D" w:rsidP="00135421">
      <w:pPr>
        <w:pStyle w:val="Corpotesto"/>
        <w:ind w:left="567"/>
        <w:rPr>
          <w:rStyle w:val="hps"/>
          <w:b/>
          <w:lang w:val="en"/>
        </w:rPr>
      </w:pPr>
      <w:ins w:id="718" w:author="Roberto Pompei" w:date="2015-01-15T14:22:00Z">
        <w:r>
          <w:rPr>
            <w:rStyle w:val="hps"/>
            <w:lang w:val="en"/>
          </w:rPr>
          <w:t xml:space="preserve">It </w:t>
        </w:r>
      </w:ins>
      <w:del w:id="719" w:author="Roberto Pompei" w:date="2015-01-15T14:22:00Z">
        <w:r w:rsidR="00135421" w:rsidDel="0013280D">
          <w:rPr>
            <w:rStyle w:val="hps"/>
            <w:lang w:val="en"/>
          </w:rPr>
          <w:delText>W</w:delText>
        </w:r>
      </w:del>
      <w:ins w:id="720" w:author="Roberto Pompei" w:date="2015-01-15T14:22:00Z">
        <w:r>
          <w:rPr>
            <w:rStyle w:val="hps"/>
            <w:lang w:val="en"/>
          </w:rPr>
          <w:t>w</w:t>
        </w:r>
      </w:ins>
      <w:r w:rsidR="00135421">
        <w:rPr>
          <w:rStyle w:val="hps"/>
          <w:lang w:val="en"/>
        </w:rPr>
        <w:t>ill be called</w:t>
      </w:r>
      <w:r w:rsidR="00135421">
        <w:rPr>
          <w:lang w:val="en"/>
        </w:rPr>
        <w:t xml:space="preserve"> </w:t>
      </w:r>
      <w:r w:rsidR="00135421">
        <w:rPr>
          <w:rStyle w:val="hps"/>
          <w:lang w:val="en"/>
        </w:rPr>
        <w:t>the methods</w:t>
      </w:r>
      <w:r w:rsidR="00135421">
        <w:rPr>
          <w:lang w:val="en"/>
        </w:rPr>
        <w:t xml:space="preserve"> </w:t>
      </w:r>
      <w:r w:rsidR="00135421">
        <w:rPr>
          <w:rStyle w:val="hps"/>
          <w:lang w:val="en"/>
        </w:rPr>
        <w:t>used for the FlyDotStat implementation</w:t>
      </w:r>
      <w:r w:rsidR="00135421">
        <w:rPr>
          <w:lang w:val="en"/>
        </w:rPr>
        <w:t xml:space="preserve"> </w:t>
      </w:r>
    </w:p>
    <w:p w:rsidR="0071095F" w:rsidRPr="00735E05" w:rsidRDefault="0071095F" w:rsidP="0071095F">
      <w:pPr>
        <w:pStyle w:val="Corpotesto"/>
        <w:numPr>
          <w:ilvl w:val="0"/>
          <w:numId w:val="26"/>
        </w:numPr>
        <w:ind w:left="567"/>
        <w:rPr>
          <w:rStyle w:val="hps"/>
          <w:b/>
          <w:lang w:val="en"/>
        </w:rPr>
      </w:pPr>
      <w:r w:rsidRPr="00735E05">
        <w:rPr>
          <w:rStyle w:val="hps"/>
          <w:b/>
          <w:lang w:val="en"/>
        </w:rPr>
        <w:t>Category and Categorisation</w:t>
      </w:r>
    </w:p>
    <w:p w:rsidR="0071095F" w:rsidRPr="0071095F" w:rsidRDefault="0013280D" w:rsidP="0071095F">
      <w:pPr>
        <w:pStyle w:val="Corpotesto"/>
        <w:ind w:left="567"/>
        <w:rPr>
          <w:rStyle w:val="hps"/>
          <w:lang w:val="en"/>
        </w:rPr>
      </w:pPr>
      <w:ins w:id="721" w:author="Roberto Pompei" w:date="2015-01-15T14:22:00Z">
        <w:r>
          <w:rPr>
            <w:rStyle w:val="hps"/>
            <w:lang w:val="en"/>
          </w:rPr>
          <w:t xml:space="preserve">It </w:t>
        </w:r>
      </w:ins>
      <w:del w:id="722" w:author="Roberto Pompei" w:date="2015-01-15T14:22:00Z">
        <w:r w:rsidR="00135421" w:rsidDel="0013280D">
          <w:rPr>
            <w:rStyle w:val="hps"/>
            <w:lang w:val="en"/>
          </w:rPr>
          <w:delText>W</w:delText>
        </w:r>
      </w:del>
      <w:ins w:id="723" w:author="Roberto Pompei" w:date="2015-01-15T14:22:00Z">
        <w:r>
          <w:rPr>
            <w:rStyle w:val="hps"/>
            <w:lang w:val="en"/>
          </w:rPr>
          <w:t>w</w:t>
        </w:r>
      </w:ins>
      <w:r w:rsidR="00135421">
        <w:rPr>
          <w:rStyle w:val="hps"/>
          <w:lang w:val="en"/>
        </w:rPr>
        <w:t>ill be called</w:t>
      </w:r>
      <w:r w:rsidR="00135421">
        <w:rPr>
          <w:lang w:val="en"/>
        </w:rPr>
        <w:t xml:space="preserve"> </w:t>
      </w:r>
      <w:r w:rsidR="00135421">
        <w:rPr>
          <w:rStyle w:val="hps"/>
          <w:lang w:val="en"/>
        </w:rPr>
        <w:t>the methods</w:t>
      </w:r>
      <w:r w:rsidR="00135421">
        <w:rPr>
          <w:lang w:val="en"/>
        </w:rPr>
        <w:t xml:space="preserve"> </w:t>
      </w:r>
      <w:r w:rsidR="00135421">
        <w:rPr>
          <w:rStyle w:val="hps"/>
          <w:lang w:val="en"/>
        </w:rPr>
        <w:t>used for the FlyDotStat implementation</w:t>
      </w:r>
    </w:p>
    <w:p w:rsidR="0071095F" w:rsidRPr="00735E05" w:rsidRDefault="0071095F" w:rsidP="0071095F">
      <w:pPr>
        <w:pStyle w:val="Corpotesto"/>
        <w:numPr>
          <w:ilvl w:val="0"/>
          <w:numId w:val="26"/>
        </w:numPr>
        <w:ind w:left="567"/>
        <w:rPr>
          <w:rStyle w:val="hps"/>
          <w:b/>
          <w:lang w:val="en"/>
        </w:rPr>
      </w:pPr>
      <w:r w:rsidRPr="00735E05">
        <w:rPr>
          <w:rStyle w:val="hps"/>
          <w:b/>
          <w:lang w:val="en"/>
        </w:rPr>
        <w:t>Dataflow</w:t>
      </w:r>
      <w:r>
        <w:rPr>
          <w:rStyle w:val="hps"/>
          <w:b/>
          <w:lang w:val="en"/>
        </w:rPr>
        <w:t>s</w:t>
      </w:r>
    </w:p>
    <w:p w:rsidR="0071095F" w:rsidRPr="00E92FB3" w:rsidRDefault="0071095F" w:rsidP="0071095F">
      <w:pPr>
        <w:autoSpaceDE w:val="0"/>
        <w:autoSpaceDN w:val="0"/>
        <w:adjustRightInd w:val="0"/>
        <w:ind w:left="567"/>
        <w:rPr>
          <w:rFonts w:ascii="Consolas" w:hAnsi="Consolas" w:cs="Consolas"/>
          <w:color w:val="0000FF"/>
          <w:sz w:val="19"/>
          <w:szCs w:val="19"/>
          <w:lang w:val="en-US"/>
        </w:rPr>
      </w:pPr>
      <w:del w:id="724" w:author="Gino Mascotti" w:date="2015-06-16T11:21:00Z">
        <w:r w:rsidDel="00BA332D">
          <w:rPr>
            <w:rStyle w:val="hps"/>
            <w:lang w:val="en"/>
          </w:rPr>
          <w:delText>The</w:delText>
        </w:r>
        <w:r w:rsidDel="00BA332D">
          <w:rPr>
            <w:rStyle w:val="shorttext"/>
            <w:lang w:val="en"/>
          </w:rPr>
          <w:delText xml:space="preserve"> </w:delText>
        </w:r>
        <w:r w:rsidDel="00BA332D">
          <w:rPr>
            <w:rStyle w:val="hps"/>
            <w:lang w:val="en"/>
          </w:rPr>
          <w:delText>dataflow</w:delText>
        </w:r>
        <w:r w:rsidDel="00BA332D">
          <w:rPr>
            <w:rStyle w:val="shorttext"/>
            <w:lang w:val="en"/>
          </w:rPr>
          <w:delText xml:space="preserve"> </w:delText>
        </w:r>
        <w:r w:rsidDel="00BA332D">
          <w:rPr>
            <w:rStyle w:val="hps"/>
            <w:lang w:val="en"/>
          </w:rPr>
          <w:delText>is retrieved</w:delText>
        </w:r>
        <w:r w:rsidDel="00BA332D">
          <w:rPr>
            <w:rStyle w:val="shorttext"/>
            <w:lang w:val="en"/>
          </w:rPr>
          <w:delText xml:space="preserve"> </w:delText>
        </w:r>
        <w:r w:rsidDel="00BA332D">
          <w:rPr>
            <w:rStyle w:val="hps"/>
            <w:lang w:val="en"/>
          </w:rPr>
          <w:delText>through</w:delText>
        </w:r>
        <w:r w:rsidDel="00BA332D">
          <w:rPr>
            <w:rStyle w:val="shorttext"/>
            <w:lang w:val="en"/>
          </w:rPr>
          <w:delText xml:space="preserve"> </w:delText>
        </w:r>
        <w:r w:rsidDel="00BA332D">
          <w:rPr>
            <w:rStyle w:val="hps"/>
            <w:lang w:val="en"/>
          </w:rPr>
          <w:delText>StoreProcedure</w:delText>
        </w:r>
        <w:r w:rsidDel="00BA332D">
          <w:rPr>
            <w:rStyle w:val="shorttext"/>
            <w:lang w:val="en"/>
          </w:rPr>
          <w:delText xml:space="preserve">: </w:delText>
        </w:r>
        <w:r w:rsidRPr="00E92FB3" w:rsidDel="00BA332D">
          <w:rPr>
            <w:rFonts w:ascii="Consolas" w:hAnsi="Consolas" w:cs="Consolas"/>
            <w:color w:val="0000FF"/>
            <w:sz w:val="19"/>
            <w:szCs w:val="19"/>
            <w:highlight w:val="white"/>
            <w:lang w:val="en-US"/>
          </w:rPr>
          <w:delText>GetDataflows</w:delText>
        </w:r>
      </w:del>
      <w:ins w:id="725" w:author="Gino Mascotti" w:date="2015-06-16T11:21:00Z">
        <w:r w:rsidR="00BA332D">
          <w:rPr>
            <w:rStyle w:val="hps"/>
            <w:lang w:val="en"/>
          </w:rPr>
          <w:t xml:space="preserve">Questo artefatto verrà preso con delle query dirette al database Mastore </w:t>
        </w:r>
      </w:ins>
    </w:p>
    <w:p w:rsidR="0071095F" w:rsidRPr="00E92FB3" w:rsidRDefault="00135421" w:rsidP="0071095F">
      <w:pPr>
        <w:ind w:left="567"/>
        <w:contextualSpacing/>
        <w:rPr>
          <w:rFonts w:cs="Times New Roman"/>
          <w:lang w:val="en-US"/>
        </w:rPr>
      </w:pPr>
      <w:r w:rsidRPr="00E92FB3">
        <w:rPr>
          <w:lang w:val="en-US"/>
        </w:rPr>
        <w:t xml:space="preserve">To </w:t>
      </w:r>
      <w:del w:id="726" w:author="Roberto Pompei" w:date="2015-01-15T14:22:00Z">
        <w:r w:rsidRPr="00E92FB3" w:rsidDel="0013280D">
          <w:rPr>
            <w:lang w:val="en-US"/>
          </w:rPr>
          <w:delText xml:space="preserve">derive </w:delText>
        </w:r>
      </w:del>
      <w:ins w:id="727" w:author="Roberto Pompei" w:date="2015-01-15T14:22:00Z">
        <w:r w:rsidR="0013280D">
          <w:rPr>
            <w:lang w:val="en-US"/>
          </w:rPr>
          <w:t>write</w:t>
        </w:r>
        <w:r w:rsidR="0013280D" w:rsidRPr="00E92FB3">
          <w:rPr>
            <w:lang w:val="en-US"/>
          </w:rPr>
          <w:t xml:space="preserve"> </w:t>
        </w:r>
      </w:ins>
      <w:r w:rsidRPr="00E92FB3">
        <w:rPr>
          <w:lang w:val="en-US"/>
        </w:rPr>
        <w:t xml:space="preserve">this artifact was used </w:t>
      </w:r>
      <w:ins w:id="728" w:author="Roberto Pompei" w:date="2015-01-15T14:22:00Z">
        <w:r w:rsidR="0013280D">
          <w:rPr>
            <w:lang w:val="en-US"/>
          </w:rPr>
          <w:t xml:space="preserve">the </w:t>
        </w:r>
      </w:ins>
      <w:r w:rsidRPr="00E92FB3">
        <w:rPr>
          <w:lang w:val="en-US"/>
        </w:rPr>
        <w:t xml:space="preserve">interface named: </w:t>
      </w:r>
      <w:r w:rsidR="0071095F" w:rsidRPr="00E92FB3">
        <w:rPr>
          <w:rFonts w:cs="Times New Roman"/>
          <w:lang w:val="en-US"/>
        </w:rPr>
        <w:t>IDataflowManager.</w:t>
      </w:r>
    </w:p>
    <w:p w:rsidR="0071095F" w:rsidRPr="00735E05" w:rsidRDefault="0071095F" w:rsidP="0071095F">
      <w:pPr>
        <w:pStyle w:val="Corpotesto"/>
        <w:numPr>
          <w:ilvl w:val="0"/>
          <w:numId w:val="26"/>
        </w:numPr>
        <w:ind w:left="567"/>
        <w:rPr>
          <w:rStyle w:val="hps"/>
          <w:b/>
          <w:lang w:val="en"/>
        </w:rPr>
      </w:pPr>
      <w:r w:rsidRPr="00735E05">
        <w:rPr>
          <w:rStyle w:val="hps"/>
          <w:b/>
          <w:lang w:val="en"/>
        </w:rPr>
        <w:t>DataStructures</w:t>
      </w:r>
    </w:p>
    <w:p w:rsidR="00017CC4" w:rsidRDefault="00017CC4" w:rsidP="00017CC4">
      <w:pPr>
        <w:pStyle w:val="Corpotesto"/>
        <w:ind w:left="567"/>
        <w:rPr>
          <w:ins w:id="729" w:author="Gino Mascotti" w:date="2015-06-16T11:36:00Z"/>
          <w:rStyle w:val="hps"/>
          <w:lang w:val="en"/>
        </w:rPr>
      </w:pPr>
      <w:ins w:id="730" w:author="Gino Mascotti" w:date="2015-06-16T11:36:00Z">
        <w:r>
          <w:rPr>
            <w:rStyle w:val="hps"/>
            <w:lang w:val="en"/>
          </w:rPr>
          <w:t>The</w:t>
        </w:r>
        <w:r>
          <w:rPr>
            <w:rStyle w:val="shorttext"/>
            <w:lang w:val="en"/>
          </w:rPr>
          <w:t xml:space="preserve"> </w:t>
        </w:r>
        <w:r>
          <w:rPr>
            <w:rStyle w:val="hps"/>
            <w:lang w:val="en"/>
          </w:rPr>
          <w:t>dsd</w:t>
        </w:r>
        <w:r>
          <w:rPr>
            <w:rStyle w:val="shorttext"/>
            <w:lang w:val="en"/>
          </w:rPr>
          <w:t xml:space="preserve"> </w:t>
        </w:r>
        <w:r>
          <w:rPr>
            <w:rStyle w:val="hps"/>
            <w:lang w:val="en"/>
          </w:rPr>
          <w:t>are recovered</w:t>
        </w:r>
        <w:r>
          <w:rPr>
            <w:rStyle w:val="shorttext"/>
            <w:lang w:val="en"/>
          </w:rPr>
          <w:t xml:space="preserve"> </w:t>
        </w:r>
        <w:r>
          <w:rPr>
            <w:rStyle w:val="hps"/>
            <w:lang w:val="en"/>
          </w:rPr>
          <w:t>effettuando delle interrogazioni dirette nel DB Mastore</w:t>
        </w:r>
      </w:ins>
    </w:p>
    <w:p w:rsidR="00017CC4" w:rsidRPr="00735E05" w:rsidRDefault="00017CC4" w:rsidP="00017CC4">
      <w:pPr>
        <w:pStyle w:val="Corpotesto"/>
        <w:numPr>
          <w:ilvl w:val="0"/>
          <w:numId w:val="26"/>
        </w:numPr>
        <w:ind w:left="567"/>
        <w:rPr>
          <w:ins w:id="731" w:author="Gino Mascotti" w:date="2015-06-16T11:36:00Z"/>
          <w:rStyle w:val="hps"/>
          <w:b/>
          <w:lang w:val="en"/>
        </w:rPr>
      </w:pPr>
      <w:ins w:id="732" w:author="Gino Mascotti" w:date="2015-06-16T11:36:00Z">
        <w:r w:rsidRPr="00735E05">
          <w:rPr>
            <w:rStyle w:val="hps"/>
            <w:b/>
            <w:lang w:val="en"/>
          </w:rPr>
          <w:t>ConceptScheme</w:t>
        </w:r>
      </w:ins>
    </w:p>
    <w:p w:rsidR="00017CC4" w:rsidRDefault="00017CC4" w:rsidP="00017CC4">
      <w:pPr>
        <w:pStyle w:val="Corpotesto"/>
        <w:ind w:left="567"/>
        <w:rPr>
          <w:ins w:id="733" w:author="Gino Mascotti" w:date="2015-06-16T11:36:00Z"/>
          <w:rStyle w:val="hps"/>
          <w:lang w:val="en"/>
        </w:rPr>
      </w:pPr>
      <w:ins w:id="734" w:author="Gino Mascotti" w:date="2015-06-16T11:36:00Z">
        <w:r>
          <w:rPr>
            <w:rStyle w:val="hps"/>
            <w:lang w:val="en"/>
          </w:rPr>
          <w:t>The</w:t>
        </w:r>
        <w:r>
          <w:rPr>
            <w:lang w:val="en"/>
          </w:rPr>
          <w:t xml:space="preserve"> </w:t>
        </w:r>
        <w:r>
          <w:rPr>
            <w:rStyle w:val="hps"/>
            <w:lang w:val="en"/>
          </w:rPr>
          <w:t>ConceptScheme</w:t>
        </w:r>
        <w:r>
          <w:rPr>
            <w:lang w:val="en"/>
          </w:rPr>
          <w:t xml:space="preserve"> </w:t>
        </w:r>
        <w:r>
          <w:rPr>
            <w:rStyle w:val="hps"/>
            <w:lang w:val="en"/>
          </w:rPr>
          <w:t>are recovered</w:t>
        </w:r>
        <w:r>
          <w:rPr>
            <w:rStyle w:val="shorttext"/>
            <w:lang w:val="en"/>
          </w:rPr>
          <w:t xml:space="preserve"> </w:t>
        </w:r>
        <w:r>
          <w:rPr>
            <w:rStyle w:val="hps"/>
            <w:lang w:val="en"/>
          </w:rPr>
          <w:t>effettuando delle interrogazioni dirette nel DB Mastore</w:t>
        </w:r>
      </w:ins>
    </w:p>
    <w:p w:rsidR="00017CC4" w:rsidRPr="00735E05" w:rsidRDefault="00017CC4" w:rsidP="00017CC4">
      <w:pPr>
        <w:pStyle w:val="Corpotesto"/>
        <w:numPr>
          <w:ilvl w:val="0"/>
          <w:numId w:val="26"/>
        </w:numPr>
        <w:ind w:left="567"/>
        <w:rPr>
          <w:ins w:id="735" w:author="Gino Mascotti" w:date="2015-06-16T11:36:00Z"/>
          <w:rStyle w:val="hps"/>
          <w:b/>
          <w:lang w:val="en"/>
        </w:rPr>
      </w:pPr>
      <w:ins w:id="736" w:author="Gino Mascotti" w:date="2015-06-16T11:36:00Z">
        <w:r w:rsidRPr="00735E05">
          <w:rPr>
            <w:rStyle w:val="hps"/>
            <w:b/>
            <w:lang w:val="en"/>
          </w:rPr>
          <w:t>Codelist</w:t>
        </w:r>
      </w:ins>
    </w:p>
    <w:p w:rsidR="00017CC4" w:rsidRDefault="00017CC4" w:rsidP="00017CC4">
      <w:pPr>
        <w:pStyle w:val="Corpotesto"/>
        <w:ind w:left="567"/>
        <w:rPr>
          <w:ins w:id="737" w:author="Gino Mascotti" w:date="2015-06-16T11:36:00Z"/>
          <w:rStyle w:val="hps"/>
          <w:lang w:val="en"/>
        </w:rPr>
      </w:pPr>
      <w:ins w:id="738" w:author="Gino Mascotti" w:date="2015-06-16T11:36:00Z">
        <w:r>
          <w:rPr>
            <w:rStyle w:val="hps"/>
            <w:lang w:val="en"/>
          </w:rPr>
          <w:t>Le Codelist non Constrainate verranno</w:t>
        </w:r>
        <w:r>
          <w:rPr>
            <w:rStyle w:val="shorttext"/>
            <w:lang w:val="en"/>
          </w:rPr>
          <w:t xml:space="preserve"> prese </w:t>
        </w:r>
        <w:r>
          <w:rPr>
            <w:rStyle w:val="hps"/>
            <w:lang w:val="en"/>
          </w:rPr>
          <w:t>effettuando delle interrogazioni dirette nel DB Mastore. The Constrain Codelist will be retrieved</w:t>
        </w:r>
        <w:r>
          <w:rPr>
            <w:lang w:val="en"/>
          </w:rPr>
          <w:t xml:space="preserve"> </w:t>
        </w:r>
        <w:r>
          <w:rPr>
            <w:rStyle w:val="hps"/>
            <w:lang w:val="en"/>
          </w:rPr>
          <w:t>in the same</w:t>
        </w:r>
        <w:r>
          <w:rPr>
            <w:lang w:val="en"/>
          </w:rPr>
          <w:t xml:space="preserve"> </w:t>
        </w:r>
        <w:r>
          <w:rPr>
            <w:rStyle w:val="hps"/>
            <w:lang w:val="en"/>
          </w:rPr>
          <w:t>way as</w:t>
        </w:r>
      </w:ins>
      <w:ins w:id="739" w:author="Gino Mascotti" w:date="2015-06-16T11:37:00Z">
        <w:r w:rsidRPr="00017CC4">
          <w:rPr>
            <w:lang w:val="en-US"/>
          </w:rPr>
          <w:t xml:space="preserve"> </w:t>
        </w:r>
        <w:r w:rsidRPr="003365D5">
          <w:rPr>
            <w:lang w:val="en-US"/>
          </w:rPr>
          <w:t>di FlyDotStat_Implementation</w:t>
        </w:r>
      </w:ins>
    </w:p>
    <w:p w:rsidR="00017CC4" w:rsidRDefault="00017CC4" w:rsidP="00017CC4">
      <w:pPr>
        <w:pStyle w:val="Corpotesto"/>
        <w:numPr>
          <w:ilvl w:val="0"/>
          <w:numId w:val="26"/>
        </w:numPr>
        <w:ind w:left="567"/>
        <w:jc w:val="both"/>
        <w:rPr>
          <w:ins w:id="740" w:author="Gino Mascotti" w:date="2015-06-16T11:36:00Z"/>
          <w:rStyle w:val="hps"/>
          <w:b/>
          <w:lang w:val="en"/>
        </w:rPr>
      </w:pPr>
      <w:ins w:id="741" w:author="Gino Mascotti" w:date="2015-06-16T11:36:00Z">
        <w:r w:rsidRPr="00632571">
          <w:rPr>
            <w:rStyle w:val="hps"/>
            <w:b/>
            <w:lang w:val="en"/>
          </w:rPr>
          <w:t>Special Codelist</w:t>
        </w:r>
      </w:ins>
    </w:p>
    <w:p w:rsidR="00017CC4" w:rsidRDefault="00017CC4" w:rsidP="00017CC4">
      <w:pPr>
        <w:pStyle w:val="Corpotesto"/>
        <w:ind w:left="567"/>
        <w:jc w:val="both"/>
        <w:rPr>
          <w:ins w:id="742" w:author="Gino Mascotti" w:date="2015-06-16T11:36:00Z"/>
          <w:rStyle w:val="hps"/>
          <w:lang w:val="en"/>
        </w:rPr>
      </w:pPr>
      <w:ins w:id="743" w:author="Gino Mascotti" w:date="2015-06-16T11:36:00Z">
        <w:r>
          <w:rPr>
            <w:rStyle w:val="hps"/>
            <w:lang w:val="en"/>
          </w:rPr>
          <w:t>This metadata</w:t>
        </w:r>
        <w:r>
          <w:rPr>
            <w:lang w:val="en"/>
          </w:rPr>
          <w:t xml:space="preserve"> </w:t>
        </w:r>
        <w:r>
          <w:rPr>
            <w:rStyle w:val="hps"/>
            <w:lang w:val="en"/>
          </w:rPr>
          <w:t>will be retrieved</w:t>
        </w:r>
        <w:r>
          <w:rPr>
            <w:lang w:val="en"/>
          </w:rPr>
          <w:t xml:space="preserve"> </w:t>
        </w:r>
        <w:r>
          <w:rPr>
            <w:rStyle w:val="hps"/>
            <w:lang w:val="en"/>
          </w:rPr>
          <w:t>in the same</w:t>
        </w:r>
        <w:r>
          <w:rPr>
            <w:lang w:val="en"/>
          </w:rPr>
          <w:t xml:space="preserve"> </w:t>
        </w:r>
        <w:r>
          <w:rPr>
            <w:rStyle w:val="hps"/>
            <w:lang w:val="en"/>
          </w:rPr>
          <w:t>way as the</w:t>
        </w:r>
        <w:r>
          <w:rPr>
            <w:lang w:val="en"/>
          </w:rPr>
          <w:t xml:space="preserve"> </w:t>
        </w:r>
      </w:ins>
      <w:ins w:id="744" w:author="Gino Mascotti" w:date="2015-06-16T11:37:00Z">
        <w:r w:rsidRPr="003365D5">
          <w:rPr>
            <w:lang w:val="en-US"/>
          </w:rPr>
          <w:t>di FlyDotStat_Implementation</w:t>
        </w:r>
      </w:ins>
    </w:p>
    <w:p w:rsidR="0071095F" w:rsidRPr="00E92FB3" w:rsidDel="00017CC4" w:rsidRDefault="0071095F" w:rsidP="0071095F">
      <w:pPr>
        <w:pStyle w:val="Corpotesto"/>
        <w:ind w:left="567"/>
        <w:rPr>
          <w:del w:id="745" w:author="Gino Mascotti" w:date="2015-06-16T11:36:00Z"/>
          <w:rFonts w:ascii="Consolas" w:hAnsi="Consolas" w:cs="Consolas"/>
          <w:color w:val="0000FF"/>
          <w:sz w:val="19"/>
          <w:szCs w:val="19"/>
          <w:lang w:val="en-US"/>
        </w:rPr>
      </w:pPr>
      <w:del w:id="746" w:author="Gino Mascotti" w:date="2015-06-16T11:36:00Z">
        <w:r w:rsidDel="00017CC4">
          <w:rPr>
            <w:rStyle w:val="hps"/>
            <w:lang w:val="en"/>
          </w:rPr>
          <w:lastRenderedPageBreak/>
          <w:delText>The</w:delText>
        </w:r>
        <w:r w:rsidDel="00017CC4">
          <w:rPr>
            <w:rStyle w:val="shorttext"/>
            <w:lang w:val="en"/>
          </w:rPr>
          <w:delText xml:space="preserve"> </w:delText>
        </w:r>
        <w:r w:rsidDel="00017CC4">
          <w:rPr>
            <w:rStyle w:val="hps"/>
            <w:lang w:val="en"/>
          </w:rPr>
          <w:delText>dsd</w:delText>
        </w:r>
        <w:r w:rsidDel="00017CC4">
          <w:rPr>
            <w:rStyle w:val="shorttext"/>
            <w:lang w:val="en"/>
          </w:rPr>
          <w:delText xml:space="preserve"> </w:delText>
        </w:r>
      </w:del>
      <w:ins w:id="747" w:author="Roberto Pompei" w:date="2015-01-15T14:22:00Z">
        <w:del w:id="748" w:author="Gino Mascotti" w:date="2015-06-16T11:36:00Z">
          <w:r w:rsidR="0013280D" w:rsidDel="00017CC4">
            <w:rPr>
              <w:rStyle w:val="hps"/>
              <w:lang w:val="en"/>
            </w:rPr>
            <w:delText>DSD</w:delText>
          </w:r>
          <w:r w:rsidR="0013280D" w:rsidDel="00017CC4">
            <w:rPr>
              <w:rStyle w:val="shorttext"/>
              <w:lang w:val="en"/>
            </w:rPr>
            <w:delText xml:space="preserve"> </w:delText>
          </w:r>
        </w:del>
      </w:ins>
      <w:del w:id="749" w:author="Gino Mascotti" w:date="2015-06-16T11:36:00Z">
        <w:r w:rsidDel="00017CC4">
          <w:rPr>
            <w:rStyle w:val="hps"/>
            <w:lang w:val="en"/>
          </w:rPr>
          <w:delText>are recovered</w:delText>
        </w:r>
        <w:r w:rsidDel="00017CC4">
          <w:rPr>
            <w:rStyle w:val="shorttext"/>
            <w:lang w:val="en"/>
          </w:rPr>
          <w:delText xml:space="preserve"> </w:delText>
        </w:r>
        <w:r w:rsidDel="00017CC4">
          <w:rPr>
            <w:rStyle w:val="hps"/>
            <w:lang w:val="en"/>
          </w:rPr>
          <w:delText>through</w:delText>
        </w:r>
        <w:r w:rsidDel="00017CC4">
          <w:rPr>
            <w:rStyle w:val="shorttext"/>
            <w:lang w:val="en"/>
          </w:rPr>
          <w:delText xml:space="preserve"> </w:delText>
        </w:r>
        <w:r w:rsidDel="00017CC4">
          <w:rPr>
            <w:rStyle w:val="hps"/>
            <w:lang w:val="en"/>
          </w:rPr>
          <w:delText>StoreProcedure</w:delText>
        </w:r>
        <w:r w:rsidDel="00017CC4">
          <w:rPr>
            <w:rStyle w:val="shorttext"/>
            <w:lang w:val="en"/>
          </w:rPr>
          <w:delText xml:space="preserve">: </w:delText>
        </w:r>
        <w:r w:rsidRPr="00E92FB3" w:rsidDel="00017CC4">
          <w:rPr>
            <w:rFonts w:ascii="Consolas" w:hAnsi="Consolas" w:cs="Consolas"/>
            <w:color w:val="0000FF"/>
            <w:sz w:val="19"/>
            <w:szCs w:val="19"/>
            <w:highlight w:val="white"/>
            <w:lang w:val="en-US"/>
          </w:rPr>
          <w:delText>MSGetDSD</w:delText>
        </w:r>
      </w:del>
    </w:p>
    <w:p w:rsidR="0071095F" w:rsidRPr="00E92FB3" w:rsidDel="00017CC4" w:rsidRDefault="00135421" w:rsidP="0071095F">
      <w:pPr>
        <w:ind w:left="567"/>
        <w:contextualSpacing/>
        <w:rPr>
          <w:del w:id="750" w:author="Gino Mascotti" w:date="2015-06-16T11:36:00Z"/>
          <w:rFonts w:cs="Times New Roman"/>
          <w:lang w:val="en-US"/>
        </w:rPr>
      </w:pPr>
      <w:del w:id="751" w:author="Gino Mascotti" w:date="2015-06-16T11:36:00Z">
        <w:r w:rsidRPr="00E92FB3" w:rsidDel="00017CC4">
          <w:rPr>
            <w:lang w:val="en-US"/>
          </w:rPr>
          <w:delText xml:space="preserve">To derive </w:delText>
        </w:r>
      </w:del>
      <w:ins w:id="752" w:author="Roberto Pompei" w:date="2015-01-15T14:22:00Z">
        <w:del w:id="753" w:author="Gino Mascotti" w:date="2015-06-16T11:36:00Z">
          <w:r w:rsidR="0013280D" w:rsidDel="00017CC4">
            <w:rPr>
              <w:lang w:val="en-US"/>
            </w:rPr>
            <w:delText>write</w:delText>
          </w:r>
          <w:r w:rsidR="0013280D" w:rsidRPr="00E92FB3" w:rsidDel="00017CC4">
            <w:rPr>
              <w:lang w:val="en-US"/>
            </w:rPr>
            <w:delText xml:space="preserve"> </w:delText>
          </w:r>
        </w:del>
      </w:ins>
      <w:del w:id="754" w:author="Gino Mascotti" w:date="2015-06-16T11:36:00Z">
        <w:r w:rsidRPr="00E92FB3" w:rsidDel="00017CC4">
          <w:rPr>
            <w:lang w:val="en-US"/>
          </w:rPr>
          <w:delText xml:space="preserve">this artifact was used </w:delText>
        </w:r>
      </w:del>
      <w:ins w:id="755" w:author="Roberto Pompei" w:date="2015-01-15T14:22:00Z">
        <w:del w:id="756" w:author="Gino Mascotti" w:date="2015-06-16T11:36:00Z">
          <w:r w:rsidR="0013280D" w:rsidDel="00017CC4">
            <w:rPr>
              <w:lang w:val="en-US"/>
            </w:rPr>
            <w:delText xml:space="preserve">the </w:delText>
          </w:r>
        </w:del>
      </w:ins>
      <w:del w:id="757" w:author="Gino Mascotti" w:date="2015-06-16T11:36:00Z">
        <w:r w:rsidRPr="00E92FB3" w:rsidDel="00017CC4">
          <w:rPr>
            <w:lang w:val="en-US"/>
          </w:rPr>
          <w:delText>interface named:</w:delText>
        </w:r>
        <w:r w:rsidR="0071095F" w:rsidRPr="00E92FB3" w:rsidDel="00017CC4">
          <w:rPr>
            <w:rFonts w:cs="Times New Roman"/>
            <w:lang w:val="en-US"/>
          </w:rPr>
          <w:delText xml:space="preserve"> IDsdManager.</w:delText>
        </w:r>
      </w:del>
    </w:p>
    <w:p w:rsidR="0071095F" w:rsidRPr="00735E05" w:rsidDel="00017CC4" w:rsidRDefault="0071095F" w:rsidP="0071095F">
      <w:pPr>
        <w:pStyle w:val="Corpotesto"/>
        <w:numPr>
          <w:ilvl w:val="0"/>
          <w:numId w:val="26"/>
        </w:numPr>
        <w:ind w:left="567"/>
        <w:rPr>
          <w:del w:id="758" w:author="Gino Mascotti" w:date="2015-06-16T11:36:00Z"/>
          <w:rStyle w:val="hps"/>
          <w:b/>
          <w:lang w:val="en"/>
        </w:rPr>
      </w:pPr>
      <w:del w:id="759" w:author="Gino Mascotti" w:date="2015-06-16T11:36:00Z">
        <w:r w:rsidRPr="00735E05" w:rsidDel="00017CC4">
          <w:rPr>
            <w:rStyle w:val="hps"/>
            <w:b/>
            <w:lang w:val="en"/>
          </w:rPr>
          <w:delText>ConceptScheme</w:delText>
        </w:r>
      </w:del>
    </w:p>
    <w:p w:rsidR="0071095F" w:rsidRPr="00E92FB3" w:rsidDel="00017CC4" w:rsidRDefault="0071095F" w:rsidP="0071095F">
      <w:pPr>
        <w:pStyle w:val="Corpotesto"/>
        <w:ind w:left="567"/>
        <w:rPr>
          <w:del w:id="760" w:author="Gino Mascotti" w:date="2015-06-16T11:36:00Z"/>
          <w:rFonts w:ascii="Consolas" w:hAnsi="Consolas" w:cs="Consolas"/>
          <w:color w:val="0000FF"/>
          <w:sz w:val="19"/>
          <w:szCs w:val="19"/>
          <w:lang w:val="en-US"/>
        </w:rPr>
      </w:pPr>
      <w:del w:id="761" w:author="Gino Mascotti" w:date="2015-06-16T11:36:00Z">
        <w:r w:rsidDel="00017CC4">
          <w:rPr>
            <w:rStyle w:val="hps"/>
            <w:lang w:val="en"/>
          </w:rPr>
          <w:delText>The</w:delText>
        </w:r>
        <w:r w:rsidDel="00017CC4">
          <w:rPr>
            <w:lang w:val="en"/>
          </w:rPr>
          <w:delText xml:space="preserve"> </w:delText>
        </w:r>
        <w:r w:rsidDel="00017CC4">
          <w:rPr>
            <w:rStyle w:val="hps"/>
            <w:lang w:val="en"/>
          </w:rPr>
          <w:delText>ConceptScheme</w:delText>
        </w:r>
        <w:r w:rsidDel="00017CC4">
          <w:rPr>
            <w:lang w:val="en"/>
          </w:rPr>
          <w:delText xml:space="preserve"> </w:delText>
        </w:r>
        <w:r w:rsidDel="00017CC4">
          <w:rPr>
            <w:rStyle w:val="hps"/>
            <w:lang w:val="en"/>
          </w:rPr>
          <w:delText>are recovered</w:delText>
        </w:r>
        <w:r w:rsidDel="00017CC4">
          <w:rPr>
            <w:lang w:val="en"/>
          </w:rPr>
          <w:delText xml:space="preserve"> </w:delText>
        </w:r>
        <w:r w:rsidDel="00017CC4">
          <w:rPr>
            <w:rStyle w:val="hps"/>
            <w:lang w:val="en"/>
          </w:rPr>
          <w:delText>through</w:delText>
        </w:r>
        <w:r w:rsidDel="00017CC4">
          <w:rPr>
            <w:lang w:val="en"/>
          </w:rPr>
          <w:delText xml:space="preserve"> </w:delText>
        </w:r>
        <w:r w:rsidDel="00017CC4">
          <w:rPr>
            <w:rStyle w:val="hps"/>
            <w:lang w:val="en"/>
          </w:rPr>
          <w:delText>StoreProcedure</w:delText>
        </w:r>
        <w:r w:rsidDel="00017CC4">
          <w:rPr>
            <w:lang w:val="en"/>
          </w:rPr>
          <w:delText xml:space="preserve">: </w:delText>
        </w:r>
        <w:r w:rsidRPr="00E92FB3" w:rsidDel="00017CC4">
          <w:rPr>
            <w:rFonts w:ascii="Consolas" w:hAnsi="Consolas" w:cs="Consolas"/>
            <w:color w:val="0000FF"/>
            <w:sz w:val="19"/>
            <w:szCs w:val="19"/>
            <w:highlight w:val="white"/>
            <w:lang w:val="en-US"/>
          </w:rPr>
          <w:delText>MSGetConceptScheme</w:delText>
        </w:r>
      </w:del>
    </w:p>
    <w:p w:rsidR="0071095F" w:rsidRPr="00E92FB3" w:rsidDel="00017CC4" w:rsidRDefault="00135421" w:rsidP="0071095F">
      <w:pPr>
        <w:ind w:left="567"/>
        <w:contextualSpacing/>
        <w:rPr>
          <w:del w:id="762" w:author="Gino Mascotti" w:date="2015-06-16T11:36:00Z"/>
          <w:rFonts w:cs="Times New Roman"/>
          <w:lang w:val="en-US"/>
        </w:rPr>
      </w:pPr>
      <w:del w:id="763" w:author="Gino Mascotti" w:date="2015-06-16T11:36:00Z">
        <w:r w:rsidRPr="00E92FB3" w:rsidDel="00017CC4">
          <w:rPr>
            <w:lang w:val="en-US"/>
          </w:rPr>
          <w:delText xml:space="preserve">To derive </w:delText>
        </w:r>
      </w:del>
      <w:ins w:id="764" w:author="Roberto Pompei" w:date="2015-01-15T14:22:00Z">
        <w:del w:id="765" w:author="Gino Mascotti" w:date="2015-06-16T11:36:00Z">
          <w:r w:rsidR="0013280D" w:rsidDel="00017CC4">
            <w:rPr>
              <w:lang w:val="en-US"/>
            </w:rPr>
            <w:delText>write</w:delText>
          </w:r>
          <w:r w:rsidR="0013280D" w:rsidRPr="00E92FB3" w:rsidDel="00017CC4">
            <w:rPr>
              <w:lang w:val="en-US"/>
            </w:rPr>
            <w:delText xml:space="preserve"> </w:delText>
          </w:r>
        </w:del>
      </w:ins>
      <w:del w:id="766" w:author="Gino Mascotti" w:date="2015-06-16T11:36:00Z">
        <w:r w:rsidRPr="00E92FB3" w:rsidDel="00017CC4">
          <w:rPr>
            <w:lang w:val="en-US"/>
          </w:rPr>
          <w:delText xml:space="preserve">this artifact was used </w:delText>
        </w:r>
      </w:del>
      <w:ins w:id="767" w:author="Roberto Pompei" w:date="2015-01-15T14:22:00Z">
        <w:del w:id="768" w:author="Gino Mascotti" w:date="2015-06-16T11:36:00Z">
          <w:r w:rsidR="0013280D" w:rsidDel="00017CC4">
            <w:rPr>
              <w:lang w:val="en-US"/>
            </w:rPr>
            <w:delText xml:space="preserve">the </w:delText>
          </w:r>
        </w:del>
      </w:ins>
      <w:del w:id="769" w:author="Gino Mascotti" w:date="2015-06-16T11:36:00Z">
        <w:r w:rsidRPr="00E92FB3" w:rsidDel="00017CC4">
          <w:rPr>
            <w:lang w:val="en-US"/>
          </w:rPr>
          <w:delText xml:space="preserve">interface named: </w:delText>
        </w:r>
        <w:r w:rsidR="0071095F" w:rsidRPr="00E92FB3" w:rsidDel="00017CC4">
          <w:rPr>
            <w:rFonts w:cs="Times New Roman"/>
            <w:lang w:val="en-US"/>
          </w:rPr>
          <w:delText>IConceptSchemeManager.</w:delText>
        </w:r>
      </w:del>
    </w:p>
    <w:p w:rsidR="0071095F" w:rsidRPr="00735E05" w:rsidDel="00017CC4" w:rsidRDefault="0071095F" w:rsidP="0071095F">
      <w:pPr>
        <w:pStyle w:val="Corpotesto"/>
        <w:numPr>
          <w:ilvl w:val="0"/>
          <w:numId w:val="26"/>
        </w:numPr>
        <w:ind w:left="567"/>
        <w:rPr>
          <w:del w:id="770" w:author="Gino Mascotti" w:date="2015-06-16T11:36:00Z"/>
          <w:rStyle w:val="hps"/>
          <w:b/>
          <w:lang w:val="en"/>
        </w:rPr>
      </w:pPr>
      <w:del w:id="771" w:author="Gino Mascotti" w:date="2015-06-16T11:36:00Z">
        <w:r w:rsidRPr="00735E05" w:rsidDel="00017CC4">
          <w:rPr>
            <w:rStyle w:val="hps"/>
            <w:b/>
            <w:lang w:val="en"/>
          </w:rPr>
          <w:delText>Codelist</w:delText>
        </w:r>
      </w:del>
    </w:p>
    <w:p w:rsidR="0071095F" w:rsidDel="00017CC4" w:rsidRDefault="0071095F" w:rsidP="0071095F">
      <w:pPr>
        <w:pStyle w:val="Corpotesto"/>
        <w:ind w:left="567"/>
        <w:rPr>
          <w:del w:id="772" w:author="Gino Mascotti" w:date="2015-06-16T11:36:00Z"/>
          <w:lang w:val="en"/>
        </w:rPr>
      </w:pPr>
      <w:del w:id="773" w:author="Gino Mascotti" w:date="2015-06-16T11:36:00Z">
        <w:r w:rsidDel="00017CC4">
          <w:rPr>
            <w:rStyle w:val="hps"/>
            <w:lang w:val="en"/>
          </w:rPr>
          <w:delText>The</w:delText>
        </w:r>
        <w:r w:rsidDel="00017CC4">
          <w:rPr>
            <w:lang w:val="en"/>
          </w:rPr>
          <w:delText xml:space="preserve"> </w:delText>
        </w:r>
        <w:r w:rsidDel="00017CC4">
          <w:rPr>
            <w:rStyle w:val="hps"/>
            <w:lang w:val="en"/>
          </w:rPr>
          <w:delText>codelist</w:delText>
        </w:r>
        <w:r w:rsidDel="00017CC4">
          <w:rPr>
            <w:lang w:val="en"/>
          </w:rPr>
          <w:delText xml:space="preserve"> </w:delText>
        </w:r>
        <w:r w:rsidDel="00017CC4">
          <w:rPr>
            <w:rStyle w:val="hps"/>
            <w:lang w:val="en"/>
          </w:rPr>
          <w:delText>not</w:delText>
        </w:r>
        <w:r w:rsidDel="00017CC4">
          <w:rPr>
            <w:lang w:val="en"/>
          </w:rPr>
          <w:delText xml:space="preserve"> </w:delText>
        </w:r>
        <w:r w:rsidDel="00017CC4">
          <w:rPr>
            <w:rStyle w:val="hps"/>
            <w:lang w:val="en"/>
          </w:rPr>
          <w:delText>constrinate</w:delText>
        </w:r>
        <w:r w:rsidDel="00017CC4">
          <w:rPr>
            <w:lang w:val="en"/>
          </w:rPr>
          <w:delText xml:space="preserve"> </w:delText>
        </w:r>
      </w:del>
      <w:ins w:id="774" w:author="Roberto Pompei" w:date="2015-01-15T14:23:00Z">
        <w:del w:id="775" w:author="Gino Mascotti" w:date="2015-06-16T11:36:00Z">
          <w:r w:rsidR="0013280D" w:rsidDel="00017CC4">
            <w:rPr>
              <w:rStyle w:val="hps"/>
              <w:lang w:val="en"/>
            </w:rPr>
            <w:delText>constrained</w:delText>
          </w:r>
          <w:r w:rsidR="0013280D" w:rsidDel="00017CC4">
            <w:rPr>
              <w:lang w:val="en"/>
            </w:rPr>
            <w:delText xml:space="preserve"> </w:delText>
          </w:r>
        </w:del>
      </w:ins>
      <w:del w:id="776" w:author="Gino Mascotti" w:date="2015-06-16T11:36:00Z">
        <w:r w:rsidDel="00017CC4">
          <w:rPr>
            <w:rStyle w:val="hps"/>
            <w:lang w:val="en"/>
          </w:rPr>
          <w:delText>are recovered</w:delText>
        </w:r>
        <w:r w:rsidDel="00017CC4">
          <w:rPr>
            <w:lang w:val="en"/>
          </w:rPr>
          <w:delText xml:space="preserve"> </w:delText>
        </w:r>
        <w:r w:rsidDel="00017CC4">
          <w:rPr>
            <w:rStyle w:val="hps"/>
            <w:lang w:val="en"/>
          </w:rPr>
          <w:delText>through</w:delText>
        </w:r>
        <w:r w:rsidDel="00017CC4">
          <w:rPr>
            <w:lang w:val="en"/>
          </w:rPr>
          <w:delText xml:space="preserve"> </w:delText>
        </w:r>
        <w:r w:rsidDel="00017CC4">
          <w:rPr>
            <w:rStyle w:val="hps"/>
            <w:lang w:val="en"/>
          </w:rPr>
          <w:delText>StoreProcedure</w:delText>
        </w:r>
        <w:r w:rsidDel="00017CC4">
          <w:rPr>
            <w:lang w:val="en"/>
          </w:rPr>
          <w:delText xml:space="preserve">: </w:delText>
        </w:r>
      </w:del>
    </w:p>
    <w:p w:rsidR="0071095F" w:rsidDel="00017CC4" w:rsidRDefault="0071095F" w:rsidP="0071095F">
      <w:pPr>
        <w:pStyle w:val="Corpotesto"/>
        <w:ind w:left="567"/>
        <w:rPr>
          <w:del w:id="777" w:author="Gino Mascotti" w:date="2015-06-16T11:36:00Z"/>
          <w:rStyle w:val="hps"/>
          <w:lang w:val="en"/>
        </w:rPr>
      </w:pPr>
      <w:del w:id="778" w:author="Gino Mascotti" w:date="2015-06-16T11:36:00Z">
        <w:r w:rsidRPr="00E92FB3" w:rsidDel="00017CC4">
          <w:rPr>
            <w:rFonts w:ascii="Consolas" w:hAnsi="Consolas" w:cs="Consolas"/>
            <w:color w:val="0000FF"/>
            <w:sz w:val="19"/>
            <w:szCs w:val="19"/>
            <w:highlight w:val="white"/>
            <w:lang w:val="en-US"/>
          </w:rPr>
          <w:delText>MSGetCodelist</w:delText>
        </w:r>
        <w:r w:rsidDel="00017CC4">
          <w:rPr>
            <w:rStyle w:val="hps"/>
            <w:lang w:val="en"/>
          </w:rPr>
          <w:delText xml:space="preserve"> </w:delText>
        </w:r>
      </w:del>
    </w:p>
    <w:p w:rsidR="0071095F" w:rsidRPr="00E92FB3" w:rsidDel="00017CC4" w:rsidRDefault="00135421" w:rsidP="0071095F">
      <w:pPr>
        <w:ind w:left="567"/>
        <w:contextualSpacing/>
        <w:rPr>
          <w:del w:id="779" w:author="Gino Mascotti" w:date="2015-06-16T11:36:00Z"/>
          <w:rFonts w:cs="Times New Roman"/>
          <w:lang w:val="en-US"/>
        </w:rPr>
      </w:pPr>
      <w:del w:id="780" w:author="Gino Mascotti" w:date="2015-06-16T11:36:00Z">
        <w:r w:rsidRPr="00E92FB3" w:rsidDel="00017CC4">
          <w:rPr>
            <w:lang w:val="en-US"/>
          </w:rPr>
          <w:delText xml:space="preserve">To derive </w:delText>
        </w:r>
      </w:del>
      <w:ins w:id="781" w:author="Roberto Pompei" w:date="2015-01-15T14:23:00Z">
        <w:del w:id="782" w:author="Gino Mascotti" w:date="2015-06-16T11:36:00Z">
          <w:r w:rsidR="0013280D" w:rsidDel="00017CC4">
            <w:rPr>
              <w:lang w:val="en-US"/>
            </w:rPr>
            <w:delText>write</w:delText>
          </w:r>
          <w:r w:rsidR="0013280D" w:rsidRPr="00E92FB3" w:rsidDel="00017CC4">
            <w:rPr>
              <w:lang w:val="en-US"/>
            </w:rPr>
            <w:delText xml:space="preserve"> </w:delText>
          </w:r>
        </w:del>
      </w:ins>
      <w:del w:id="783" w:author="Gino Mascotti" w:date="2015-06-16T11:36:00Z">
        <w:r w:rsidRPr="00E92FB3" w:rsidDel="00017CC4">
          <w:rPr>
            <w:lang w:val="en-US"/>
          </w:rPr>
          <w:delText xml:space="preserve">this artifact was used </w:delText>
        </w:r>
      </w:del>
      <w:ins w:id="784" w:author="Roberto Pompei" w:date="2015-01-15T14:23:00Z">
        <w:del w:id="785" w:author="Gino Mascotti" w:date="2015-06-16T11:36:00Z">
          <w:r w:rsidR="0013280D" w:rsidDel="00017CC4">
            <w:rPr>
              <w:lang w:val="en-US"/>
            </w:rPr>
            <w:delText xml:space="preserve">the </w:delText>
          </w:r>
        </w:del>
      </w:ins>
      <w:del w:id="786" w:author="Gino Mascotti" w:date="2015-06-16T11:36:00Z">
        <w:r w:rsidRPr="00E92FB3" w:rsidDel="00017CC4">
          <w:rPr>
            <w:lang w:val="en-US"/>
          </w:rPr>
          <w:delText>interface named:</w:delText>
        </w:r>
        <w:r w:rsidR="0071095F" w:rsidRPr="00E92FB3" w:rsidDel="00017CC4">
          <w:rPr>
            <w:rFonts w:cs="Times New Roman"/>
            <w:lang w:val="en-US"/>
          </w:rPr>
          <w:delText xml:space="preserve"> ICodelistManager.</w:delText>
        </w:r>
      </w:del>
    </w:p>
    <w:p w:rsidR="0071095F" w:rsidRPr="0059564C" w:rsidDel="00017CC4" w:rsidRDefault="0071095F" w:rsidP="0071095F">
      <w:pPr>
        <w:pStyle w:val="Corpotesto"/>
        <w:ind w:left="567"/>
        <w:rPr>
          <w:del w:id="787" w:author="Gino Mascotti" w:date="2015-06-16T11:36:00Z"/>
          <w:rStyle w:val="hps"/>
          <w:lang w:val="en"/>
        </w:rPr>
      </w:pPr>
      <w:del w:id="788" w:author="Gino Mascotti" w:date="2015-06-16T11:36:00Z">
        <w:r w:rsidDel="00017CC4">
          <w:rPr>
            <w:rStyle w:val="hps"/>
            <w:lang w:val="en"/>
          </w:rPr>
          <w:delText>For</w:delText>
        </w:r>
        <w:r w:rsidDel="00017CC4">
          <w:rPr>
            <w:lang w:val="en"/>
          </w:rPr>
          <w:delText xml:space="preserve"> </w:delText>
        </w:r>
        <w:r w:rsidDel="00017CC4">
          <w:rPr>
            <w:rStyle w:val="hps"/>
            <w:lang w:val="en"/>
          </w:rPr>
          <w:delText>codelist</w:delText>
        </w:r>
        <w:r w:rsidDel="00017CC4">
          <w:rPr>
            <w:lang w:val="en"/>
          </w:rPr>
          <w:delText xml:space="preserve"> </w:delText>
        </w:r>
        <w:r w:rsidDel="00017CC4">
          <w:rPr>
            <w:rStyle w:val="hps"/>
            <w:lang w:val="en"/>
          </w:rPr>
          <w:delText>constrainate</w:delText>
        </w:r>
        <w:r w:rsidDel="00017CC4">
          <w:rPr>
            <w:lang w:val="en"/>
          </w:rPr>
          <w:delText xml:space="preserve"> </w:delText>
        </w:r>
      </w:del>
      <w:ins w:id="789" w:author="Roberto Pompei" w:date="2015-01-15T14:23:00Z">
        <w:del w:id="790" w:author="Gino Mascotti" w:date="2015-06-16T11:36:00Z">
          <w:r w:rsidR="0013280D" w:rsidDel="00017CC4">
            <w:rPr>
              <w:rStyle w:val="hps"/>
              <w:lang w:val="en"/>
            </w:rPr>
            <w:delText>constrained</w:delText>
          </w:r>
          <w:r w:rsidR="0013280D" w:rsidDel="00017CC4">
            <w:rPr>
              <w:lang w:val="en"/>
            </w:rPr>
            <w:delText xml:space="preserve"> </w:delText>
          </w:r>
        </w:del>
      </w:ins>
      <w:del w:id="791" w:author="Gino Mascotti" w:date="2015-06-16T11:36:00Z">
        <w:r w:rsidDel="00017CC4">
          <w:rPr>
            <w:rStyle w:val="hps"/>
            <w:lang w:val="en"/>
          </w:rPr>
          <w:delText>instead</w:delText>
        </w:r>
        <w:r w:rsidDel="00017CC4">
          <w:rPr>
            <w:lang w:val="en"/>
          </w:rPr>
          <w:delText xml:space="preserve"> </w:delText>
        </w:r>
        <w:r w:rsidDel="00017CC4">
          <w:rPr>
            <w:rStyle w:val="hps"/>
            <w:lang w:val="en"/>
          </w:rPr>
          <w:delText>it</w:delText>
        </w:r>
        <w:r w:rsidDel="00017CC4">
          <w:rPr>
            <w:lang w:val="en"/>
          </w:rPr>
          <w:delText xml:space="preserve"> </w:delText>
        </w:r>
      </w:del>
      <w:ins w:id="792" w:author="Roberto Pompei" w:date="2015-01-15T14:23:00Z">
        <w:del w:id="793" w:author="Gino Mascotti" w:date="2015-06-16T11:36:00Z">
          <w:r w:rsidR="0013280D" w:rsidDel="00017CC4">
            <w:rPr>
              <w:rStyle w:val="hps"/>
              <w:lang w:val="en"/>
            </w:rPr>
            <w:delText>they</w:delText>
          </w:r>
          <w:r w:rsidR="0013280D" w:rsidDel="00017CC4">
            <w:rPr>
              <w:lang w:val="en"/>
            </w:rPr>
            <w:delText xml:space="preserve"> </w:delText>
          </w:r>
        </w:del>
      </w:ins>
      <w:del w:id="794" w:author="Gino Mascotti" w:date="2015-06-16T11:36:00Z">
        <w:r w:rsidDel="00017CC4">
          <w:rPr>
            <w:rStyle w:val="hps"/>
            <w:lang w:val="en"/>
          </w:rPr>
          <w:delText>all use</w:delText>
        </w:r>
        <w:r w:rsidDel="00017CC4">
          <w:rPr>
            <w:lang w:val="en"/>
          </w:rPr>
          <w:delText xml:space="preserve"> </w:delText>
        </w:r>
        <w:r w:rsidDel="00017CC4">
          <w:rPr>
            <w:rStyle w:val="hps"/>
            <w:lang w:val="en"/>
          </w:rPr>
          <w:delText>the</w:delText>
        </w:r>
        <w:r w:rsidDel="00017CC4">
          <w:rPr>
            <w:lang w:val="en"/>
          </w:rPr>
          <w:delText xml:space="preserve"> </w:delText>
        </w:r>
        <w:r w:rsidDel="00017CC4">
          <w:rPr>
            <w:rStyle w:val="hps"/>
            <w:lang w:val="en"/>
          </w:rPr>
          <w:delText>same methods for FlyDotStat Implementation</w:delText>
        </w:r>
      </w:del>
    </w:p>
    <w:p w:rsidR="0071095F" w:rsidRDefault="0071095F" w:rsidP="0071095F">
      <w:pPr>
        <w:rPr>
          <w:ins w:id="795" w:author="Gino Mascotti" w:date="2015-06-09T11:06:00Z"/>
          <w:lang w:val="en-US"/>
        </w:rPr>
      </w:pPr>
    </w:p>
    <w:p w:rsidR="0061224B" w:rsidRDefault="0061224B" w:rsidP="0071095F">
      <w:pPr>
        <w:rPr>
          <w:ins w:id="796" w:author="Gino Mascotti" w:date="2015-06-09T11:06:00Z"/>
          <w:lang w:val="en-US"/>
        </w:rPr>
      </w:pPr>
    </w:p>
    <w:p w:rsidR="0061224B" w:rsidRPr="00E92FB3" w:rsidRDefault="0061224B" w:rsidP="0061224B">
      <w:pPr>
        <w:pStyle w:val="Titolo3"/>
        <w:rPr>
          <w:ins w:id="797" w:author="Gino Mascotti" w:date="2015-06-09T11:06:00Z"/>
          <w:lang w:val="en-US"/>
        </w:rPr>
      </w:pPr>
      <w:ins w:id="798" w:author="Gino Mascotti" w:date="2015-06-09T11:06:00Z">
        <w:r w:rsidRPr="00E92FB3">
          <w:rPr>
            <w:lang w:val="en-US"/>
          </w:rPr>
          <w:t>Fly</w:t>
        </w:r>
      </w:ins>
      <w:ins w:id="799" w:author="Gino Mascotti" w:date="2015-06-09T11:07:00Z">
        <w:r>
          <w:rPr>
            <w:lang w:val="en-US"/>
          </w:rPr>
          <w:t>RedirectToRI</w:t>
        </w:r>
      </w:ins>
      <w:ins w:id="800" w:author="Gino Mascotti" w:date="2015-06-09T11:06:00Z">
        <w:r w:rsidRPr="00E92FB3">
          <w:rPr>
            <w:lang w:val="en-US"/>
          </w:rPr>
          <w:t>_Implementation</w:t>
        </w:r>
      </w:ins>
    </w:p>
    <w:p w:rsidR="0061224B" w:rsidRPr="00E92FB3" w:rsidDel="00F33379" w:rsidRDefault="0061224B" w:rsidP="0071095F">
      <w:pPr>
        <w:rPr>
          <w:del w:id="801" w:author="Gino Mascotti" w:date="2015-06-09T11:08:00Z"/>
          <w:lang w:val="en-US"/>
        </w:rPr>
      </w:pPr>
      <w:ins w:id="802" w:author="Gino Mascotti" w:date="2015-06-09T11:06:00Z">
        <w:r>
          <w:t xml:space="preserve">Se viene utilizzata l’implementazione FlySDDSLoader_implementation, questa implementazione si occupa essenzialmente di capire se </w:t>
        </w:r>
      </w:ins>
      <w:ins w:id="803" w:author="Gino Mascotti" w:date="2015-06-16T11:03:00Z">
        <w:r w:rsidR="00563245">
          <w:t xml:space="preserve">è </w:t>
        </w:r>
      </w:ins>
      <w:ins w:id="804" w:author="Gino Mascotti" w:date="2015-06-09T11:06:00Z">
        <w:r>
          <w:t xml:space="preserve">arrivata una </w:t>
        </w:r>
      </w:ins>
      <w:ins w:id="805" w:author="Gino Mascotti" w:date="2015-06-16T11:03:00Z">
        <w:r w:rsidR="00563245">
          <w:t>r</w:t>
        </w:r>
      </w:ins>
      <w:ins w:id="806" w:author="Gino Mascotti" w:date="2015-06-09T11:06:00Z">
        <w:r>
          <w:t xml:space="preserve">ichiesta dati o metadati constrainati, questi </w:t>
        </w:r>
      </w:ins>
      <w:ins w:id="807" w:author="Gino Mascotti" w:date="2015-06-16T11:03:00Z">
        <w:r w:rsidR="00563245">
          <w:t>possono risiedere</w:t>
        </w:r>
      </w:ins>
      <w:ins w:id="808" w:author="Gino Mascotti" w:date="2015-06-09T11:06:00Z">
        <w:r>
          <w:t xml:space="preserve"> sul DDB settato nei settings o se in un altro Database. In quest’ultimo caso la richiesta viene rigirata ad un WebService RI Standard i cui indirizzi ed endpoint sono configurati </w:t>
        </w:r>
      </w:ins>
    </w:p>
    <w:p w:rsidR="002D6E23" w:rsidRPr="00E92FB3" w:rsidRDefault="002D6E23">
      <w:pPr>
        <w:rPr>
          <w:lang w:val="en-US"/>
        </w:rPr>
      </w:pPr>
      <w:r w:rsidRPr="00E92FB3">
        <w:rPr>
          <w:lang w:val="en-US"/>
        </w:rPr>
        <w:br w:type="page"/>
      </w:r>
    </w:p>
    <w:p w:rsidR="00D105A0" w:rsidRPr="00E92FB3" w:rsidRDefault="00480AF5" w:rsidP="00D05C75">
      <w:pPr>
        <w:pStyle w:val="Titolo1"/>
        <w:rPr>
          <w:lang w:val="en-US"/>
        </w:rPr>
      </w:pPr>
      <w:bookmarkStart w:id="809" w:name="_Toc408584690"/>
      <w:r w:rsidRPr="00E92FB3">
        <w:rPr>
          <w:lang w:val="en-US"/>
        </w:rPr>
        <w:lastRenderedPageBreak/>
        <w:t>Test Client</w:t>
      </w:r>
      <w:bookmarkEnd w:id="809"/>
    </w:p>
    <w:p w:rsidR="009909D6" w:rsidRDefault="009909D6" w:rsidP="009909D6">
      <w:pPr>
        <w:spacing w:before="0" w:line="240" w:lineRule="auto"/>
        <w:rPr>
          <w:rStyle w:val="hps"/>
          <w:lang w:val="en"/>
        </w:rPr>
      </w:pPr>
    </w:p>
    <w:p w:rsidR="004E0345" w:rsidRPr="00E92FB3" w:rsidRDefault="00AF6591" w:rsidP="009909D6">
      <w:pPr>
        <w:spacing w:before="0" w:line="240" w:lineRule="auto"/>
        <w:rPr>
          <w:lang w:val="en-US"/>
        </w:rPr>
      </w:pPr>
      <w:r>
        <w:rPr>
          <w:rStyle w:val="hps"/>
          <w:lang w:val="en"/>
        </w:rPr>
        <w:t>The project</w:t>
      </w:r>
      <w:r>
        <w:rPr>
          <w:rStyle w:val="shorttext"/>
          <w:lang w:val="en"/>
        </w:rPr>
        <w:t xml:space="preserve"> </w:t>
      </w:r>
      <w:r>
        <w:rPr>
          <w:rStyle w:val="hps"/>
          <w:lang w:val="en"/>
        </w:rPr>
        <w:t>TestOnTheFlyClient</w:t>
      </w:r>
      <w:r>
        <w:rPr>
          <w:rStyle w:val="shorttext"/>
          <w:lang w:val="en"/>
        </w:rPr>
        <w:t xml:space="preserve"> </w:t>
      </w:r>
      <w:r>
        <w:rPr>
          <w:rStyle w:val="hps"/>
          <w:lang w:val="en"/>
        </w:rPr>
        <w:t>was created to</w:t>
      </w:r>
      <w:r>
        <w:rPr>
          <w:rStyle w:val="shorttext"/>
          <w:lang w:val="en"/>
        </w:rPr>
        <w:t>:</w:t>
      </w:r>
    </w:p>
    <w:p w:rsidR="00AF6591" w:rsidRPr="00E92FB3" w:rsidRDefault="00AF6591" w:rsidP="001A2E91">
      <w:pPr>
        <w:pStyle w:val="Paragrafoelenco"/>
        <w:numPr>
          <w:ilvl w:val="0"/>
          <w:numId w:val="32"/>
        </w:numPr>
        <w:rPr>
          <w:rStyle w:val="hps"/>
          <w:lang w:val="en-US"/>
        </w:rPr>
      </w:pPr>
      <w:del w:id="810" w:author="Roberto Pompei" w:date="2015-01-15T14:24:00Z">
        <w:r w:rsidDel="0013280D">
          <w:rPr>
            <w:rStyle w:val="hps"/>
            <w:lang w:val="en"/>
          </w:rPr>
          <w:delText>To t</w:delText>
        </w:r>
      </w:del>
      <w:ins w:id="811" w:author="Roberto Pompei" w:date="2015-01-15T14:24:00Z">
        <w:r w:rsidR="0013280D">
          <w:rPr>
            <w:rStyle w:val="hps"/>
            <w:lang w:val="en"/>
          </w:rPr>
          <w:t>T</w:t>
        </w:r>
      </w:ins>
      <w:r>
        <w:rPr>
          <w:rStyle w:val="hps"/>
          <w:lang w:val="en"/>
        </w:rPr>
        <w:t>est</w:t>
      </w:r>
      <w:ins w:id="812" w:author="Roberto Pompei" w:date="2015-01-15T14:25:00Z">
        <w:r w:rsidR="0013280D">
          <w:rPr>
            <w:rStyle w:val="hps"/>
            <w:lang w:val="en"/>
          </w:rPr>
          <w:t>ing</w:t>
        </w:r>
      </w:ins>
      <w:r>
        <w:rPr>
          <w:lang w:val="en"/>
        </w:rPr>
        <w:t xml:space="preserve"> </w:t>
      </w:r>
      <w:r>
        <w:rPr>
          <w:rStyle w:val="hps"/>
          <w:lang w:val="en"/>
        </w:rPr>
        <w:t>the functionality</w:t>
      </w:r>
      <w:r>
        <w:rPr>
          <w:lang w:val="en"/>
        </w:rPr>
        <w:t xml:space="preserve"> </w:t>
      </w:r>
      <w:r>
        <w:rPr>
          <w:rStyle w:val="hps"/>
          <w:lang w:val="en"/>
        </w:rPr>
        <w:t>of</w:t>
      </w:r>
      <w:r>
        <w:rPr>
          <w:lang w:val="en"/>
        </w:rPr>
        <w:t xml:space="preserve"> </w:t>
      </w:r>
      <w:r>
        <w:rPr>
          <w:rStyle w:val="hps"/>
          <w:lang w:val="en"/>
        </w:rPr>
        <w:t>OnTheFly WebServices</w:t>
      </w:r>
      <w:r>
        <w:rPr>
          <w:lang w:val="en"/>
        </w:rPr>
        <w:t xml:space="preserve"> </w:t>
      </w:r>
    </w:p>
    <w:p w:rsidR="001A2E91" w:rsidRDefault="00AF6591" w:rsidP="001A2E91">
      <w:pPr>
        <w:pStyle w:val="Paragrafoelenco"/>
        <w:numPr>
          <w:ilvl w:val="0"/>
          <w:numId w:val="32"/>
        </w:numPr>
      </w:pPr>
      <w:del w:id="813" w:author="Roberto Pompei" w:date="2015-01-15T14:24:00Z">
        <w:r w:rsidDel="0013280D">
          <w:delText>To m</w:delText>
        </w:r>
      </w:del>
      <w:ins w:id="814" w:author="Roberto Pompei" w:date="2015-01-15T14:24:00Z">
        <w:r w:rsidR="0013280D">
          <w:t>M</w:t>
        </w:r>
      </w:ins>
      <w:r>
        <w:t>ak</w:t>
      </w:r>
      <w:del w:id="815" w:author="Roberto Pompei" w:date="2015-01-15T14:25:00Z">
        <w:r w:rsidDel="0013280D">
          <w:delText>e</w:delText>
        </w:r>
      </w:del>
      <w:ins w:id="816" w:author="Roberto Pompei" w:date="2015-01-15T14:25:00Z">
        <w:r w:rsidR="0013280D">
          <w:t>ing</w:t>
        </w:r>
      </w:ins>
      <w:r w:rsidR="001A2E91">
        <w:t xml:space="preserve"> </w:t>
      </w:r>
      <w:r>
        <w:t xml:space="preserve">data </w:t>
      </w:r>
      <w:del w:id="817" w:author="Roberto Pompei" w:date="2015-01-15T14:26:00Z">
        <w:r w:rsidDel="0013280D">
          <w:delText>Query</w:delText>
        </w:r>
      </w:del>
      <w:ins w:id="818" w:author="Roberto Pompei" w:date="2015-01-15T14:26:00Z">
        <w:r w:rsidR="0013280D">
          <w:t>Queries</w:t>
        </w:r>
      </w:ins>
    </w:p>
    <w:p w:rsidR="001A2E91" w:rsidRPr="00E92FB3" w:rsidRDefault="00AF6591" w:rsidP="001A2E91">
      <w:pPr>
        <w:pStyle w:val="Paragrafoelenco"/>
        <w:numPr>
          <w:ilvl w:val="0"/>
          <w:numId w:val="32"/>
        </w:numPr>
        <w:rPr>
          <w:lang w:val="en-US"/>
        </w:rPr>
      </w:pPr>
      <w:del w:id="819" w:author="Roberto Pompei" w:date="2015-01-15T14:24:00Z">
        <w:r w:rsidRPr="00E92FB3" w:rsidDel="0013280D">
          <w:rPr>
            <w:lang w:val="en-US"/>
          </w:rPr>
          <w:delText>To t</w:delText>
        </w:r>
      </w:del>
      <w:ins w:id="820" w:author="Roberto Pompei" w:date="2015-01-15T14:24:00Z">
        <w:r w:rsidR="0013280D">
          <w:rPr>
            <w:lang w:val="en-US"/>
          </w:rPr>
          <w:t>T</w:t>
        </w:r>
      </w:ins>
      <w:r w:rsidRPr="00E92FB3">
        <w:rPr>
          <w:lang w:val="en-US"/>
        </w:rPr>
        <w:t>est</w:t>
      </w:r>
      <w:ins w:id="821" w:author="Roberto Pompei" w:date="2015-01-15T14:26:00Z">
        <w:r w:rsidR="0013280D">
          <w:rPr>
            <w:lang w:val="en-US"/>
          </w:rPr>
          <w:t>ing</w:t>
        </w:r>
      </w:ins>
      <w:r w:rsidR="001A2E91" w:rsidRPr="00E92FB3">
        <w:rPr>
          <w:lang w:val="en-US"/>
        </w:rPr>
        <w:t xml:space="preserve"> </w:t>
      </w:r>
      <w:r>
        <w:rPr>
          <w:rStyle w:val="hps"/>
          <w:lang w:val="en"/>
        </w:rPr>
        <w:t xml:space="preserve">the </w:t>
      </w:r>
      <w:del w:id="822" w:author="Roberto Pompei" w:date="2015-01-15T14:34:00Z">
        <w:r w:rsidDel="0044282A">
          <w:rPr>
            <w:rStyle w:val="hps"/>
            <w:lang w:val="en"/>
          </w:rPr>
          <w:delText xml:space="preserve">correctness </w:delText>
        </w:r>
      </w:del>
      <w:ins w:id="823" w:author="Roberto Pompei" w:date="2015-01-15T14:34:00Z">
        <w:r w:rsidR="0044282A">
          <w:rPr>
            <w:rStyle w:val="hps"/>
            <w:lang w:val="en"/>
          </w:rPr>
          <w:t xml:space="preserve">accuracy </w:t>
        </w:r>
      </w:ins>
      <w:r>
        <w:rPr>
          <w:rStyle w:val="hps"/>
          <w:lang w:val="en"/>
        </w:rPr>
        <w:t>of the</w:t>
      </w:r>
      <w:r>
        <w:rPr>
          <w:rStyle w:val="shorttext"/>
          <w:lang w:val="en"/>
        </w:rPr>
        <w:t xml:space="preserve"> </w:t>
      </w:r>
      <w:r>
        <w:rPr>
          <w:rStyle w:val="hps"/>
          <w:lang w:val="en"/>
        </w:rPr>
        <w:t>query</w:t>
      </w:r>
    </w:p>
    <w:p w:rsidR="00AF6591" w:rsidRDefault="00AF6591" w:rsidP="001A2E91">
      <w:pPr>
        <w:rPr>
          <w:lang w:val="en"/>
        </w:rPr>
      </w:pPr>
      <w:r w:rsidRPr="0044282A">
        <w:rPr>
          <w:rStyle w:val="hps"/>
          <w:highlight w:val="yellow"/>
          <w:lang w:val="en"/>
          <w:rPrChange w:id="824" w:author="Roberto Pompei" w:date="2015-01-15T14:37:00Z">
            <w:rPr>
              <w:rStyle w:val="hps"/>
              <w:lang w:val="en"/>
            </w:rPr>
          </w:rPrChange>
        </w:rPr>
        <w:t>To not have</w:t>
      </w:r>
      <w:r w:rsidRPr="0044282A">
        <w:rPr>
          <w:highlight w:val="yellow"/>
          <w:lang w:val="en"/>
          <w:rPrChange w:id="825" w:author="Roberto Pompei" w:date="2015-01-15T14:37:00Z">
            <w:rPr>
              <w:lang w:val="en"/>
            </w:rPr>
          </w:rPrChange>
        </w:rPr>
        <w:t xml:space="preserve"> </w:t>
      </w:r>
      <w:r w:rsidRPr="0044282A">
        <w:rPr>
          <w:rStyle w:val="hps"/>
          <w:highlight w:val="yellow"/>
          <w:lang w:val="en"/>
          <w:rPrChange w:id="826" w:author="Roberto Pompei" w:date="2015-01-15T14:37:00Z">
            <w:rPr>
              <w:rStyle w:val="hps"/>
              <w:lang w:val="en"/>
            </w:rPr>
          </w:rPrChange>
        </w:rPr>
        <w:t>influences</w:t>
      </w:r>
      <w:r w:rsidRPr="0044282A">
        <w:rPr>
          <w:highlight w:val="yellow"/>
          <w:lang w:val="en"/>
          <w:rPrChange w:id="827" w:author="Roberto Pompei" w:date="2015-01-15T14:37:00Z">
            <w:rPr>
              <w:lang w:val="en"/>
            </w:rPr>
          </w:rPrChange>
        </w:rPr>
        <w:t xml:space="preserve"> </w:t>
      </w:r>
      <w:r w:rsidRPr="0044282A">
        <w:rPr>
          <w:rStyle w:val="hps"/>
          <w:highlight w:val="yellow"/>
          <w:lang w:val="en"/>
          <w:rPrChange w:id="828" w:author="Roberto Pompei" w:date="2015-01-15T14:37:00Z">
            <w:rPr>
              <w:rStyle w:val="hps"/>
              <w:lang w:val="en"/>
            </w:rPr>
          </w:rPrChange>
        </w:rPr>
        <w:t>of conduct</w:t>
      </w:r>
      <w:r w:rsidRPr="0044282A">
        <w:rPr>
          <w:highlight w:val="yellow"/>
          <w:lang w:val="en"/>
          <w:rPrChange w:id="829" w:author="Roberto Pompei" w:date="2015-01-15T14:37:00Z">
            <w:rPr>
              <w:lang w:val="en"/>
            </w:rPr>
          </w:rPrChange>
        </w:rPr>
        <w:t xml:space="preserve"> </w:t>
      </w:r>
      <w:r w:rsidRPr="0044282A">
        <w:rPr>
          <w:rStyle w:val="hps"/>
          <w:highlight w:val="yellow"/>
          <w:lang w:val="en"/>
          <w:rPrChange w:id="830" w:author="Roberto Pompei" w:date="2015-01-15T14:37:00Z">
            <w:rPr>
              <w:rStyle w:val="hps"/>
              <w:lang w:val="en"/>
            </w:rPr>
          </w:rPrChange>
        </w:rPr>
        <w:t>by</w:t>
      </w:r>
      <w:r w:rsidRPr="0044282A">
        <w:rPr>
          <w:highlight w:val="yellow"/>
          <w:lang w:val="en"/>
          <w:rPrChange w:id="831" w:author="Roberto Pompei" w:date="2015-01-15T14:37:00Z">
            <w:rPr>
              <w:lang w:val="en"/>
            </w:rPr>
          </w:rPrChange>
        </w:rPr>
        <w:t xml:space="preserve"> </w:t>
      </w:r>
      <w:r w:rsidRPr="0044282A">
        <w:rPr>
          <w:rStyle w:val="hps"/>
          <w:highlight w:val="yellow"/>
          <w:lang w:val="en"/>
          <w:rPrChange w:id="832" w:author="Roberto Pompei" w:date="2015-01-15T14:37:00Z">
            <w:rPr>
              <w:rStyle w:val="hps"/>
              <w:lang w:val="en"/>
            </w:rPr>
          </w:rPrChange>
        </w:rPr>
        <w:t>SDMX</w:t>
      </w:r>
      <w:r w:rsidRPr="0044282A">
        <w:rPr>
          <w:highlight w:val="yellow"/>
          <w:lang w:val="en"/>
          <w:rPrChange w:id="833" w:author="Roberto Pompei" w:date="2015-01-15T14:37:00Z">
            <w:rPr>
              <w:lang w:val="en"/>
            </w:rPr>
          </w:rPrChange>
        </w:rPr>
        <w:t xml:space="preserve"> </w:t>
      </w:r>
      <w:r w:rsidRPr="0044282A">
        <w:rPr>
          <w:rStyle w:val="hps"/>
          <w:highlight w:val="yellow"/>
          <w:lang w:val="en"/>
          <w:rPrChange w:id="834" w:author="Roberto Pompei" w:date="2015-01-15T14:37:00Z">
            <w:rPr>
              <w:rStyle w:val="hps"/>
              <w:lang w:val="en"/>
            </w:rPr>
          </w:rPrChange>
        </w:rPr>
        <w:t>CommonApi</w:t>
      </w:r>
      <w:r w:rsidRPr="0044282A">
        <w:rPr>
          <w:highlight w:val="yellow"/>
          <w:lang w:val="en"/>
          <w:rPrChange w:id="835" w:author="Roberto Pompei" w:date="2015-01-15T14:37:00Z">
            <w:rPr>
              <w:lang w:val="en"/>
            </w:rPr>
          </w:rPrChange>
        </w:rPr>
        <w:t xml:space="preserve"> </w:t>
      </w:r>
      <w:r w:rsidRPr="0044282A">
        <w:rPr>
          <w:rStyle w:val="hps"/>
          <w:highlight w:val="yellow"/>
          <w:lang w:val="en"/>
          <w:rPrChange w:id="836" w:author="Roberto Pompei" w:date="2015-01-15T14:37:00Z">
            <w:rPr>
              <w:rStyle w:val="hps"/>
              <w:lang w:val="en"/>
            </w:rPr>
          </w:rPrChange>
        </w:rPr>
        <w:t>was</w:t>
      </w:r>
      <w:r w:rsidRPr="0044282A">
        <w:rPr>
          <w:highlight w:val="yellow"/>
          <w:lang w:val="en"/>
          <w:rPrChange w:id="837" w:author="Roberto Pompei" w:date="2015-01-15T14:37:00Z">
            <w:rPr>
              <w:lang w:val="en"/>
            </w:rPr>
          </w:rPrChange>
        </w:rPr>
        <w:t xml:space="preserve"> </w:t>
      </w:r>
      <w:r w:rsidRPr="0044282A">
        <w:rPr>
          <w:rStyle w:val="hps"/>
          <w:highlight w:val="yellow"/>
          <w:lang w:val="en"/>
          <w:rPrChange w:id="838" w:author="Roberto Pompei" w:date="2015-01-15T14:37:00Z">
            <w:rPr>
              <w:rStyle w:val="hps"/>
              <w:lang w:val="en"/>
            </w:rPr>
          </w:rPrChange>
        </w:rPr>
        <w:t>chosen not to</w:t>
      </w:r>
      <w:r w:rsidRPr="0044282A">
        <w:rPr>
          <w:highlight w:val="yellow"/>
          <w:lang w:val="en"/>
          <w:rPrChange w:id="839" w:author="Roberto Pompei" w:date="2015-01-15T14:37:00Z">
            <w:rPr>
              <w:lang w:val="en"/>
            </w:rPr>
          </w:rPrChange>
        </w:rPr>
        <w:t xml:space="preserve"> </w:t>
      </w:r>
      <w:r w:rsidRPr="0044282A">
        <w:rPr>
          <w:rStyle w:val="hps"/>
          <w:highlight w:val="yellow"/>
          <w:lang w:val="en"/>
          <w:rPrChange w:id="840" w:author="Roberto Pompei" w:date="2015-01-15T14:37:00Z">
            <w:rPr>
              <w:rStyle w:val="hps"/>
              <w:lang w:val="en"/>
            </w:rPr>
          </w:rPrChange>
        </w:rPr>
        <w:t>use them</w:t>
      </w:r>
      <w:r w:rsidRPr="0044282A">
        <w:rPr>
          <w:highlight w:val="yellow"/>
          <w:lang w:val="en"/>
          <w:rPrChange w:id="841" w:author="Roberto Pompei" w:date="2015-01-15T14:37:00Z">
            <w:rPr>
              <w:lang w:val="en"/>
            </w:rPr>
          </w:rPrChange>
        </w:rPr>
        <w:t xml:space="preserve"> </w:t>
      </w:r>
      <w:r w:rsidRPr="0044282A">
        <w:rPr>
          <w:rStyle w:val="hps"/>
          <w:highlight w:val="yellow"/>
          <w:lang w:val="en"/>
          <w:rPrChange w:id="842" w:author="Roberto Pompei" w:date="2015-01-15T14:37:00Z">
            <w:rPr>
              <w:rStyle w:val="hps"/>
              <w:lang w:val="en"/>
            </w:rPr>
          </w:rPrChange>
        </w:rPr>
        <w:t>in this project</w:t>
      </w:r>
      <w:r w:rsidRPr="0044282A">
        <w:rPr>
          <w:highlight w:val="yellow"/>
          <w:lang w:val="en"/>
          <w:rPrChange w:id="843" w:author="Roberto Pompei" w:date="2015-01-15T14:37:00Z">
            <w:rPr>
              <w:lang w:val="en"/>
            </w:rPr>
          </w:rPrChange>
        </w:rPr>
        <w:t xml:space="preserve">. </w:t>
      </w:r>
      <w:r w:rsidRPr="0044282A">
        <w:rPr>
          <w:rStyle w:val="hps"/>
          <w:highlight w:val="yellow"/>
          <w:lang w:val="en"/>
          <w:rPrChange w:id="844" w:author="Roberto Pompei" w:date="2015-01-15T14:37:00Z">
            <w:rPr>
              <w:rStyle w:val="hps"/>
              <w:lang w:val="en"/>
            </w:rPr>
          </w:rPrChange>
        </w:rPr>
        <w:t>This project</w:t>
      </w:r>
      <w:r w:rsidRPr="0044282A">
        <w:rPr>
          <w:highlight w:val="yellow"/>
          <w:lang w:val="en"/>
          <w:rPrChange w:id="845" w:author="Roberto Pompei" w:date="2015-01-15T14:37:00Z">
            <w:rPr>
              <w:lang w:val="en"/>
            </w:rPr>
          </w:rPrChange>
        </w:rPr>
        <w:t xml:space="preserve"> </w:t>
      </w:r>
      <w:r w:rsidRPr="0044282A">
        <w:rPr>
          <w:rStyle w:val="hps"/>
          <w:highlight w:val="yellow"/>
          <w:lang w:val="en"/>
          <w:rPrChange w:id="846" w:author="Roberto Pompei" w:date="2015-01-15T14:37:00Z">
            <w:rPr>
              <w:rStyle w:val="hps"/>
              <w:lang w:val="en"/>
            </w:rPr>
          </w:rPrChange>
        </w:rPr>
        <w:t>presented</w:t>
      </w:r>
      <w:r w:rsidRPr="0044282A">
        <w:rPr>
          <w:highlight w:val="yellow"/>
          <w:lang w:val="en"/>
          <w:rPrChange w:id="847" w:author="Roberto Pompei" w:date="2015-01-15T14:37:00Z">
            <w:rPr>
              <w:lang w:val="en"/>
            </w:rPr>
          </w:rPrChange>
        </w:rPr>
        <w:t xml:space="preserve"> </w:t>
      </w:r>
      <w:r w:rsidRPr="0044282A">
        <w:rPr>
          <w:rStyle w:val="hps"/>
          <w:highlight w:val="yellow"/>
          <w:lang w:val="en"/>
          <w:rPrChange w:id="848" w:author="Roberto Pompei" w:date="2015-01-15T14:37:00Z">
            <w:rPr>
              <w:rStyle w:val="hps"/>
              <w:lang w:val="en"/>
            </w:rPr>
          </w:rPrChange>
        </w:rPr>
        <w:t>in the main file</w:t>
      </w:r>
      <w:r w:rsidRPr="0044282A">
        <w:rPr>
          <w:highlight w:val="yellow"/>
          <w:lang w:val="en"/>
          <w:rPrChange w:id="849" w:author="Roberto Pompei" w:date="2015-01-15T14:37:00Z">
            <w:rPr>
              <w:lang w:val="en"/>
            </w:rPr>
          </w:rPrChange>
        </w:rPr>
        <w:t xml:space="preserve"> </w:t>
      </w:r>
      <w:r w:rsidRPr="0044282A">
        <w:rPr>
          <w:rStyle w:val="hps"/>
          <w:highlight w:val="yellow"/>
          <w:lang w:val="en"/>
          <w:rPrChange w:id="850" w:author="Roberto Pompei" w:date="2015-01-15T14:37:00Z">
            <w:rPr>
              <w:rStyle w:val="hps"/>
              <w:lang w:val="en"/>
            </w:rPr>
          </w:rPrChange>
        </w:rPr>
        <w:t>"</w:t>
      </w:r>
      <w:r w:rsidRPr="0044282A">
        <w:rPr>
          <w:highlight w:val="yellow"/>
          <w:lang w:val="en"/>
          <w:rPrChange w:id="851" w:author="Roberto Pompei" w:date="2015-01-15T14:37:00Z">
            <w:rPr>
              <w:lang w:val="en"/>
            </w:rPr>
          </w:rPrChange>
        </w:rPr>
        <w:t xml:space="preserve">TestFlyQueryCreation" </w:t>
      </w:r>
      <w:r w:rsidRPr="0044282A">
        <w:rPr>
          <w:rStyle w:val="hps"/>
          <w:highlight w:val="yellow"/>
          <w:lang w:val="en"/>
          <w:rPrChange w:id="852" w:author="Roberto Pompei" w:date="2015-01-15T14:37:00Z">
            <w:rPr>
              <w:rStyle w:val="hps"/>
              <w:lang w:val="en"/>
            </w:rPr>
          </w:rPrChange>
        </w:rPr>
        <w:t>as</w:t>
      </w:r>
      <w:r w:rsidRPr="0044282A">
        <w:rPr>
          <w:highlight w:val="yellow"/>
          <w:lang w:val="en"/>
          <w:rPrChange w:id="853" w:author="Roberto Pompei" w:date="2015-01-15T14:37:00Z">
            <w:rPr>
              <w:lang w:val="en"/>
            </w:rPr>
          </w:rPrChange>
        </w:rPr>
        <w:t xml:space="preserve"> </w:t>
      </w:r>
      <w:r w:rsidRPr="0044282A">
        <w:rPr>
          <w:rStyle w:val="hps"/>
          <w:highlight w:val="yellow"/>
          <w:lang w:val="en"/>
          <w:rPrChange w:id="854" w:author="Roberto Pompei" w:date="2015-01-15T14:37:00Z">
            <w:rPr>
              <w:rStyle w:val="hps"/>
              <w:lang w:val="en"/>
            </w:rPr>
          </w:rPrChange>
        </w:rPr>
        <w:t>a creator</w:t>
      </w:r>
      <w:r w:rsidRPr="0044282A">
        <w:rPr>
          <w:highlight w:val="yellow"/>
          <w:lang w:val="en"/>
          <w:rPrChange w:id="855" w:author="Roberto Pompei" w:date="2015-01-15T14:37:00Z">
            <w:rPr>
              <w:lang w:val="en"/>
            </w:rPr>
          </w:rPrChange>
        </w:rPr>
        <w:t xml:space="preserve"> </w:t>
      </w:r>
      <w:r w:rsidRPr="0044282A">
        <w:rPr>
          <w:rStyle w:val="hps"/>
          <w:highlight w:val="yellow"/>
          <w:lang w:val="en"/>
          <w:rPrChange w:id="856" w:author="Roberto Pompei" w:date="2015-01-15T14:37:00Z">
            <w:rPr>
              <w:rStyle w:val="hps"/>
              <w:lang w:val="en"/>
            </w:rPr>
          </w:rPrChange>
        </w:rPr>
        <w:t>and</w:t>
      </w:r>
      <w:r w:rsidRPr="0044282A">
        <w:rPr>
          <w:highlight w:val="yellow"/>
          <w:lang w:val="en"/>
          <w:rPrChange w:id="857" w:author="Roberto Pompei" w:date="2015-01-15T14:37:00Z">
            <w:rPr>
              <w:lang w:val="en"/>
            </w:rPr>
          </w:rPrChange>
        </w:rPr>
        <w:t xml:space="preserve"> </w:t>
      </w:r>
      <w:r w:rsidRPr="0044282A">
        <w:rPr>
          <w:rStyle w:val="hps"/>
          <w:highlight w:val="yellow"/>
          <w:lang w:val="en"/>
          <w:rPrChange w:id="858" w:author="Roberto Pompei" w:date="2015-01-15T14:37:00Z">
            <w:rPr>
              <w:rStyle w:val="hps"/>
              <w:lang w:val="en"/>
            </w:rPr>
          </w:rPrChange>
        </w:rPr>
        <w:t>interpreter</w:t>
      </w:r>
      <w:r w:rsidRPr="0044282A">
        <w:rPr>
          <w:highlight w:val="yellow"/>
          <w:lang w:val="en"/>
          <w:rPrChange w:id="859" w:author="Roberto Pompei" w:date="2015-01-15T14:37:00Z">
            <w:rPr>
              <w:lang w:val="en"/>
            </w:rPr>
          </w:rPrChange>
        </w:rPr>
        <w:t xml:space="preserve"> </w:t>
      </w:r>
      <w:r w:rsidRPr="0044282A">
        <w:rPr>
          <w:rStyle w:val="hps"/>
          <w:highlight w:val="yellow"/>
          <w:lang w:val="en"/>
          <w:rPrChange w:id="860" w:author="Roberto Pompei" w:date="2015-01-15T14:37:00Z">
            <w:rPr>
              <w:rStyle w:val="hps"/>
              <w:lang w:val="en"/>
            </w:rPr>
          </w:rPrChange>
        </w:rPr>
        <w:t>of</w:t>
      </w:r>
      <w:r w:rsidRPr="0044282A">
        <w:rPr>
          <w:highlight w:val="yellow"/>
          <w:lang w:val="en"/>
          <w:rPrChange w:id="861" w:author="Roberto Pompei" w:date="2015-01-15T14:37:00Z">
            <w:rPr>
              <w:lang w:val="en"/>
            </w:rPr>
          </w:rPrChange>
        </w:rPr>
        <w:t xml:space="preserve"> </w:t>
      </w:r>
      <w:r w:rsidRPr="0044282A">
        <w:rPr>
          <w:rStyle w:val="hps"/>
          <w:highlight w:val="yellow"/>
          <w:lang w:val="en"/>
          <w:rPrChange w:id="862" w:author="Roberto Pompei" w:date="2015-01-15T14:37:00Z">
            <w:rPr>
              <w:rStyle w:val="hps"/>
              <w:lang w:val="en"/>
            </w:rPr>
          </w:rPrChange>
        </w:rPr>
        <w:t>XML files</w:t>
      </w:r>
      <w:r w:rsidRPr="0044282A">
        <w:rPr>
          <w:highlight w:val="yellow"/>
          <w:lang w:val="en"/>
          <w:rPrChange w:id="863" w:author="Roberto Pompei" w:date="2015-01-15T14:37:00Z">
            <w:rPr>
              <w:lang w:val="en"/>
            </w:rPr>
          </w:rPrChange>
        </w:rPr>
        <w:t>.</w:t>
      </w:r>
    </w:p>
    <w:p w:rsidR="00AF6591" w:rsidRPr="00E92FB3" w:rsidRDefault="00AF6591" w:rsidP="00AF6591">
      <w:pPr>
        <w:rPr>
          <w:rStyle w:val="hps"/>
          <w:lang w:val="en-US"/>
        </w:rPr>
      </w:pPr>
      <w:r w:rsidRPr="00AF6591">
        <w:rPr>
          <w:rStyle w:val="hps"/>
          <w:lang w:val="en"/>
        </w:rPr>
        <w:t>The other</w:t>
      </w:r>
      <w:r w:rsidRPr="00AF6591">
        <w:rPr>
          <w:lang w:val="en"/>
        </w:rPr>
        <w:t xml:space="preserve"> </w:t>
      </w:r>
      <w:r w:rsidRPr="00AF6591">
        <w:rPr>
          <w:rStyle w:val="hps"/>
          <w:lang w:val="en"/>
        </w:rPr>
        <w:t>project files</w:t>
      </w:r>
      <w:r w:rsidRPr="00AF6591">
        <w:rPr>
          <w:lang w:val="en"/>
        </w:rPr>
        <w:t xml:space="preserve"> </w:t>
      </w:r>
      <w:r w:rsidRPr="00AF6591">
        <w:rPr>
          <w:rStyle w:val="hps"/>
          <w:lang w:val="en"/>
        </w:rPr>
        <w:t>are</w:t>
      </w:r>
      <w:r w:rsidRPr="00AF6591">
        <w:rPr>
          <w:lang w:val="en"/>
        </w:rPr>
        <w:t xml:space="preserve"> </w:t>
      </w:r>
      <w:r w:rsidRPr="00AF6591">
        <w:rPr>
          <w:rStyle w:val="hps"/>
          <w:lang w:val="en"/>
        </w:rPr>
        <w:t>usercontrol</w:t>
      </w:r>
      <w:r w:rsidRPr="00AF6591">
        <w:rPr>
          <w:lang w:val="en"/>
        </w:rPr>
        <w:t xml:space="preserve"> </w:t>
      </w:r>
      <w:r w:rsidRPr="00AF6591">
        <w:rPr>
          <w:rStyle w:val="hps"/>
          <w:lang w:val="en"/>
        </w:rPr>
        <w:t>used to test</w:t>
      </w:r>
      <w:r w:rsidRPr="00AF6591">
        <w:rPr>
          <w:lang w:val="en"/>
        </w:rPr>
        <w:t xml:space="preserve"> </w:t>
      </w:r>
      <w:r w:rsidRPr="00AF6591">
        <w:rPr>
          <w:rStyle w:val="hps"/>
          <w:lang w:val="en"/>
        </w:rPr>
        <w:t>all features</w:t>
      </w:r>
      <w:r w:rsidRPr="00AF6591">
        <w:rPr>
          <w:lang w:val="en"/>
        </w:rPr>
        <w:t xml:space="preserve"> </w:t>
      </w:r>
      <w:r w:rsidRPr="00AF6591">
        <w:rPr>
          <w:rStyle w:val="hps"/>
          <w:lang w:val="en"/>
        </w:rPr>
        <w:t>of the services</w:t>
      </w:r>
    </w:p>
    <w:p w:rsidR="001A2E91" w:rsidRDefault="001A2E91" w:rsidP="001A2E91">
      <w:pPr>
        <w:pStyle w:val="Paragrafoelenco"/>
        <w:numPr>
          <w:ilvl w:val="0"/>
          <w:numId w:val="33"/>
        </w:numPr>
      </w:pPr>
      <w:r>
        <w:t xml:space="preserve">Sdmx20 </w:t>
      </w:r>
    </w:p>
    <w:p w:rsidR="001A2E91" w:rsidRDefault="001A2E91" w:rsidP="001A2E91">
      <w:pPr>
        <w:pStyle w:val="Paragrafoelenco"/>
        <w:numPr>
          <w:ilvl w:val="0"/>
          <w:numId w:val="33"/>
        </w:numPr>
      </w:pPr>
      <w:r>
        <w:t>Sdmx21</w:t>
      </w:r>
    </w:p>
    <w:p w:rsidR="001A2E91" w:rsidRDefault="001A2E91" w:rsidP="001A2E91">
      <w:pPr>
        <w:pStyle w:val="Paragrafoelenco"/>
        <w:numPr>
          <w:ilvl w:val="0"/>
          <w:numId w:val="33"/>
        </w:numPr>
      </w:pPr>
      <w:r>
        <w:t xml:space="preserve">Rest </w:t>
      </w:r>
    </w:p>
    <w:p w:rsidR="00563245" w:rsidRDefault="001A2E91" w:rsidP="00017CC4">
      <w:pPr>
        <w:pStyle w:val="Paragrafoelenco"/>
        <w:numPr>
          <w:ilvl w:val="0"/>
          <w:numId w:val="33"/>
        </w:numPr>
        <w:rPr>
          <w:ins w:id="864" w:author="Gino Mascotti" w:date="2015-06-16T11:04:00Z"/>
          <w:lang w:val="en-US"/>
        </w:rPr>
      </w:pPr>
      <w:r w:rsidRPr="00017CC4">
        <w:rPr>
          <w:lang w:val="en-US"/>
        </w:rPr>
        <w:t xml:space="preserve">RDF </w:t>
      </w:r>
      <w:del w:id="865" w:author="Gino Mascotti" w:date="2015-06-16T11:04:00Z">
        <w:r w:rsidRPr="00E92FB3" w:rsidDel="00563245">
          <w:rPr>
            <w:lang w:val="en-US"/>
          </w:rPr>
          <w:delText>(</w:delText>
        </w:r>
        <w:r w:rsidR="00AF6591" w:rsidRPr="00E92FB3" w:rsidDel="00563245">
          <w:rPr>
            <w:lang w:val="en-US"/>
          </w:rPr>
          <w:delText>only for the part of the processing of the request, does not the result</w:delText>
        </w:r>
        <w:r w:rsidRPr="00E92FB3" w:rsidDel="00563245">
          <w:rPr>
            <w:lang w:val="en-US"/>
          </w:rPr>
          <w:delText>)</w:delText>
        </w:r>
      </w:del>
    </w:p>
    <w:p w:rsidR="00563245" w:rsidRDefault="00563245" w:rsidP="00017CC4">
      <w:pPr>
        <w:pStyle w:val="Paragrafoelenco"/>
        <w:numPr>
          <w:ilvl w:val="0"/>
          <w:numId w:val="33"/>
        </w:numPr>
        <w:rPr>
          <w:ins w:id="866" w:author="Gino Mascotti" w:date="2015-06-16T11:04:00Z"/>
          <w:lang w:val="en-US"/>
        </w:rPr>
      </w:pPr>
      <w:ins w:id="867" w:author="Gino Mascotti" w:date="2015-06-16T11:04:00Z">
        <w:r w:rsidRPr="00017CC4">
          <w:rPr>
            <w:lang w:val="en-US"/>
          </w:rPr>
          <w:t>DSPL</w:t>
        </w:r>
      </w:ins>
    </w:p>
    <w:p w:rsidR="00563245" w:rsidRPr="00017CC4" w:rsidRDefault="00563245" w:rsidP="00C173C5">
      <w:pPr>
        <w:pStyle w:val="Paragrafoelenco"/>
        <w:numPr>
          <w:ilvl w:val="0"/>
          <w:numId w:val="33"/>
        </w:numPr>
        <w:rPr>
          <w:lang w:val="en-US"/>
        </w:rPr>
        <w:pPrChange w:id="868" w:author="Gino Mascotti" w:date="2015-06-16T11:04:00Z">
          <w:pPr>
            <w:pStyle w:val="Paragrafoelenco"/>
            <w:numPr>
              <w:numId w:val="33"/>
            </w:numPr>
            <w:ind w:hanging="360"/>
          </w:pPr>
        </w:pPrChange>
      </w:pPr>
      <w:ins w:id="869" w:author="Gino Mascotti" w:date="2015-06-16T11:04:00Z">
        <w:r>
          <w:rPr>
            <w:lang w:val="en-US"/>
          </w:rPr>
          <w:t>JSON</w:t>
        </w:r>
      </w:ins>
    </w:p>
    <w:p w:rsidR="00AF6591" w:rsidRDefault="00AF6591" w:rsidP="001A2E91">
      <w:pPr>
        <w:rPr>
          <w:lang w:val="en"/>
        </w:rPr>
      </w:pPr>
      <w:r>
        <w:rPr>
          <w:rStyle w:val="hps"/>
          <w:lang w:val="en"/>
        </w:rPr>
        <w:t>The main interface</w:t>
      </w:r>
      <w:r>
        <w:rPr>
          <w:lang w:val="en"/>
        </w:rPr>
        <w:t xml:space="preserve"> </w:t>
      </w:r>
      <w:r>
        <w:rPr>
          <w:rStyle w:val="hps"/>
          <w:lang w:val="en"/>
        </w:rPr>
        <w:t>has</w:t>
      </w:r>
      <w:r>
        <w:rPr>
          <w:lang w:val="en"/>
        </w:rPr>
        <w:t xml:space="preserve"> </w:t>
      </w:r>
      <w:r>
        <w:rPr>
          <w:rStyle w:val="hps"/>
          <w:lang w:val="en"/>
        </w:rPr>
        <w:t>fields</w:t>
      </w:r>
      <w:r>
        <w:rPr>
          <w:lang w:val="en"/>
        </w:rPr>
        <w:t xml:space="preserve"> </w:t>
      </w:r>
      <w:r>
        <w:rPr>
          <w:rStyle w:val="hps"/>
          <w:lang w:val="en"/>
        </w:rPr>
        <w:t>that help to</w:t>
      </w:r>
      <w:r>
        <w:rPr>
          <w:lang w:val="en"/>
        </w:rPr>
        <w:t xml:space="preserve"> </w:t>
      </w:r>
      <w:r>
        <w:rPr>
          <w:rStyle w:val="hps"/>
          <w:lang w:val="en"/>
        </w:rPr>
        <w:t>interrogate</w:t>
      </w:r>
      <w:r>
        <w:rPr>
          <w:lang w:val="en"/>
        </w:rPr>
        <w:t xml:space="preserve"> </w:t>
      </w:r>
      <w:r>
        <w:rPr>
          <w:rStyle w:val="hps"/>
          <w:lang w:val="en"/>
        </w:rPr>
        <w:t>WebServices</w:t>
      </w:r>
      <w:r>
        <w:rPr>
          <w:lang w:val="en"/>
        </w:rPr>
        <w:t xml:space="preserve"> </w:t>
      </w:r>
      <w:r>
        <w:rPr>
          <w:rStyle w:val="hps"/>
          <w:lang w:val="en"/>
        </w:rPr>
        <w:t>OnTheFly</w:t>
      </w:r>
      <w:r>
        <w:rPr>
          <w:lang w:val="en"/>
        </w:rPr>
        <w:t xml:space="preserve"> </w:t>
      </w:r>
      <w:r>
        <w:rPr>
          <w:rStyle w:val="hps"/>
          <w:lang w:val="en"/>
        </w:rPr>
        <w:t>even without knowing</w:t>
      </w:r>
      <w:r>
        <w:rPr>
          <w:lang w:val="en"/>
        </w:rPr>
        <w:t xml:space="preserve"> </w:t>
      </w:r>
      <w:r>
        <w:rPr>
          <w:rStyle w:val="hps"/>
          <w:lang w:val="en"/>
        </w:rPr>
        <w:t>the</w:t>
      </w:r>
      <w:r>
        <w:rPr>
          <w:lang w:val="en"/>
        </w:rPr>
        <w:t xml:space="preserve"> </w:t>
      </w:r>
      <w:r>
        <w:rPr>
          <w:rStyle w:val="hps"/>
          <w:lang w:val="en"/>
        </w:rPr>
        <w:t>input query</w:t>
      </w:r>
      <w:r>
        <w:rPr>
          <w:lang w:val="en"/>
        </w:rPr>
        <w:t xml:space="preserve"> </w:t>
      </w:r>
      <w:r>
        <w:rPr>
          <w:rStyle w:val="hps"/>
          <w:lang w:val="en"/>
        </w:rPr>
        <w:t>that are passed</w:t>
      </w:r>
      <w:r>
        <w:rPr>
          <w:lang w:val="en"/>
        </w:rPr>
        <w:t xml:space="preserve">. </w:t>
      </w:r>
      <w:del w:id="870" w:author="Roberto Pompei" w:date="2015-01-15T14:33:00Z">
        <w:r w:rsidDel="0044282A">
          <w:rPr>
            <w:rStyle w:val="hps"/>
            <w:lang w:val="en"/>
          </w:rPr>
          <w:delText>This</w:delText>
        </w:r>
        <w:r w:rsidDel="0044282A">
          <w:rPr>
            <w:lang w:val="en"/>
          </w:rPr>
          <w:delText xml:space="preserve"> </w:delText>
        </w:r>
      </w:del>
      <w:ins w:id="871" w:author="Roberto Pompei" w:date="2015-01-15T14:33:00Z">
        <w:r w:rsidR="0044282A">
          <w:rPr>
            <w:rStyle w:val="hps"/>
            <w:lang w:val="en"/>
          </w:rPr>
          <w:t>It</w:t>
        </w:r>
        <w:r w:rsidR="0044282A">
          <w:rPr>
            <w:lang w:val="en"/>
          </w:rPr>
          <w:t xml:space="preserve"> </w:t>
        </w:r>
      </w:ins>
      <w:r>
        <w:rPr>
          <w:rStyle w:val="hps"/>
          <w:lang w:val="en"/>
        </w:rPr>
        <w:t>uses</w:t>
      </w:r>
      <w:r>
        <w:rPr>
          <w:lang w:val="en"/>
        </w:rPr>
        <w:t xml:space="preserve"> </w:t>
      </w:r>
      <w:r>
        <w:rPr>
          <w:rStyle w:val="hps"/>
          <w:lang w:val="en"/>
        </w:rPr>
        <w:t>the</w:t>
      </w:r>
      <w:r>
        <w:rPr>
          <w:lang w:val="en"/>
        </w:rPr>
        <w:t xml:space="preserve"> </w:t>
      </w:r>
      <w:r>
        <w:rPr>
          <w:rStyle w:val="hps"/>
          <w:lang w:val="en"/>
        </w:rPr>
        <w:t>template</w:t>
      </w:r>
      <w:r>
        <w:rPr>
          <w:lang w:val="en"/>
        </w:rPr>
        <w:t xml:space="preserve"> </w:t>
      </w:r>
      <w:r>
        <w:rPr>
          <w:rStyle w:val="hps"/>
          <w:lang w:val="en"/>
        </w:rPr>
        <w:t>xml</w:t>
      </w:r>
      <w:r>
        <w:rPr>
          <w:lang w:val="en"/>
        </w:rPr>
        <w:t xml:space="preserve"> </w:t>
      </w:r>
      <w:r>
        <w:rPr>
          <w:rStyle w:val="hps"/>
          <w:lang w:val="en"/>
        </w:rPr>
        <w:t>listed</w:t>
      </w:r>
      <w:r>
        <w:rPr>
          <w:lang w:val="en"/>
        </w:rPr>
        <w:t xml:space="preserve"> </w:t>
      </w:r>
      <w:r>
        <w:rPr>
          <w:rStyle w:val="hps"/>
          <w:lang w:val="en"/>
        </w:rPr>
        <w:t>with</w:t>
      </w:r>
      <w:r>
        <w:rPr>
          <w:lang w:val="en"/>
        </w:rPr>
        <w:t xml:space="preserve"> </w:t>
      </w:r>
      <w:r>
        <w:rPr>
          <w:rStyle w:val="hps"/>
          <w:lang w:val="en"/>
        </w:rPr>
        <w:t>field</w:t>
      </w:r>
      <w:r>
        <w:rPr>
          <w:lang w:val="en"/>
        </w:rPr>
        <w:t xml:space="preserve"> </w:t>
      </w:r>
      <w:r>
        <w:rPr>
          <w:rStyle w:val="hps"/>
          <w:lang w:val="en"/>
        </w:rPr>
        <w:t>replaceable</w:t>
      </w:r>
      <w:r>
        <w:rPr>
          <w:lang w:val="en"/>
        </w:rPr>
        <w:t>.</w:t>
      </w:r>
    </w:p>
    <w:p w:rsidR="00AF6591" w:rsidRPr="00E92FB3" w:rsidRDefault="00AF6591" w:rsidP="001A2E91">
      <w:pPr>
        <w:rPr>
          <w:lang w:val="en-US"/>
        </w:rPr>
      </w:pPr>
      <w:r w:rsidRPr="00E92FB3">
        <w:rPr>
          <w:lang w:val="en-US"/>
        </w:rPr>
        <w:t xml:space="preserve">Top right of the main screen, there is a button that opens the window to test the query. This have text fields where </w:t>
      </w:r>
      <w:del w:id="872" w:author="Roberto Pompei" w:date="2015-01-15T14:33:00Z">
        <w:r w:rsidRPr="00E92FB3" w:rsidDel="0044282A">
          <w:rPr>
            <w:lang w:val="en-US"/>
          </w:rPr>
          <w:delText xml:space="preserve">you </w:delText>
        </w:r>
      </w:del>
      <w:ins w:id="873" w:author="Roberto Pompei" w:date="2015-01-15T14:33:00Z">
        <w:r w:rsidR="0044282A">
          <w:rPr>
            <w:lang w:val="en-US"/>
          </w:rPr>
          <w:t>the user</w:t>
        </w:r>
        <w:r w:rsidR="0044282A" w:rsidRPr="00E92FB3">
          <w:rPr>
            <w:lang w:val="en-US"/>
          </w:rPr>
          <w:t xml:space="preserve"> </w:t>
        </w:r>
      </w:ins>
      <w:r w:rsidRPr="00E92FB3">
        <w:rPr>
          <w:lang w:val="en-US"/>
        </w:rPr>
        <w:t xml:space="preserve">can enter the query to be passed to all the EntryPoint of OnTheFly WebServices also to test the </w:t>
      </w:r>
      <w:del w:id="874" w:author="Roberto Pompei" w:date="2015-01-15T14:35:00Z">
        <w:r w:rsidRPr="00E92FB3" w:rsidDel="0044282A">
          <w:rPr>
            <w:lang w:val="en-US"/>
          </w:rPr>
          <w:delText xml:space="preserve">correctness </w:delText>
        </w:r>
      </w:del>
      <w:ins w:id="875" w:author="Roberto Pompei" w:date="2015-01-15T14:35:00Z">
        <w:r w:rsidR="0044282A">
          <w:rPr>
            <w:lang w:val="en-US"/>
          </w:rPr>
          <w:t>accuracy</w:t>
        </w:r>
        <w:r w:rsidR="0044282A" w:rsidRPr="00E92FB3">
          <w:rPr>
            <w:lang w:val="en-US"/>
          </w:rPr>
          <w:t xml:space="preserve"> </w:t>
        </w:r>
      </w:ins>
      <w:r w:rsidRPr="00E92FB3">
        <w:rPr>
          <w:lang w:val="en-US"/>
        </w:rPr>
        <w:t>of the query itself and the answer.</w:t>
      </w:r>
    </w:p>
    <w:p w:rsidR="001A2E91" w:rsidRDefault="0044282A" w:rsidP="001A2E91">
      <w:pPr>
        <w:rPr>
          <w:lang w:val="en"/>
        </w:rPr>
      </w:pPr>
      <w:ins w:id="876" w:author="Roberto Pompei" w:date="2015-01-15T14:36:00Z">
        <w:r w:rsidRPr="0044282A">
          <w:rPr>
            <w:rStyle w:val="hps"/>
            <w:lang w:val="en"/>
          </w:rPr>
          <w:t xml:space="preserve">More informations about the </w:t>
        </w:r>
        <w:r>
          <w:rPr>
            <w:rStyle w:val="hps"/>
            <w:lang w:val="en"/>
          </w:rPr>
          <w:t>behavior use are referred in</w:t>
        </w:r>
      </w:ins>
      <w:del w:id="877" w:author="Roberto Pompei" w:date="2015-01-15T14:36:00Z">
        <w:r w:rsidR="00AF6591" w:rsidDel="0044282A">
          <w:rPr>
            <w:rStyle w:val="hps"/>
            <w:lang w:val="en"/>
          </w:rPr>
          <w:delText>To</w:delText>
        </w:r>
        <w:r w:rsidR="00AF6591" w:rsidDel="0044282A">
          <w:rPr>
            <w:lang w:val="en"/>
          </w:rPr>
          <w:delText xml:space="preserve"> </w:delText>
        </w:r>
        <w:r w:rsidR="00AF6591" w:rsidDel="0044282A">
          <w:rPr>
            <w:rStyle w:val="hps"/>
            <w:lang w:val="en"/>
          </w:rPr>
          <w:delText>know how to use</w:delText>
        </w:r>
        <w:r w:rsidR="00AF6591" w:rsidDel="0044282A">
          <w:rPr>
            <w:lang w:val="en"/>
          </w:rPr>
          <w:delText xml:space="preserve"> </w:delText>
        </w:r>
        <w:r w:rsidR="00AF6591" w:rsidDel="0044282A">
          <w:rPr>
            <w:rStyle w:val="hps"/>
            <w:lang w:val="en"/>
          </w:rPr>
          <w:delText>and</w:delText>
        </w:r>
        <w:r w:rsidR="00AF6591" w:rsidDel="0044282A">
          <w:rPr>
            <w:lang w:val="en"/>
          </w:rPr>
          <w:delText xml:space="preserve"> </w:delText>
        </w:r>
        <w:r w:rsidR="00AF6591" w:rsidDel="0044282A">
          <w:rPr>
            <w:rStyle w:val="hps"/>
            <w:lang w:val="en"/>
          </w:rPr>
          <w:delText>behavior</w:delText>
        </w:r>
        <w:r w:rsidR="00AF6591" w:rsidDel="0044282A">
          <w:rPr>
            <w:lang w:val="en"/>
          </w:rPr>
          <w:delText xml:space="preserve"> </w:delText>
        </w:r>
        <w:r w:rsidR="00AF6591" w:rsidDel="0044282A">
          <w:rPr>
            <w:rStyle w:val="hps"/>
            <w:lang w:val="en"/>
          </w:rPr>
          <w:delText>refer</w:delText>
        </w:r>
        <w:r w:rsidR="00AF6591" w:rsidDel="0044282A">
          <w:rPr>
            <w:lang w:val="en"/>
          </w:rPr>
          <w:delText xml:space="preserve"> </w:delText>
        </w:r>
        <w:r w:rsidR="00AF6591" w:rsidDel="0044282A">
          <w:rPr>
            <w:rStyle w:val="hps"/>
            <w:lang w:val="en"/>
          </w:rPr>
          <w:delText>to</w:delText>
        </w:r>
      </w:del>
      <w:r w:rsidR="00AF6591">
        <w:rPr>
          <w:rStyle w:val="hps"/>
          <w:lang w:val="en"/>
        </w:rPr>
        <w:t xml:space="preserve"> the</w:t>
      </w:r>
      <w:r w:rsidR="00AF6591">
        <w:rPr>
          <w:lang w:val="en"/>
        </w:rPr>
        <w:t xml:space="preserve"> </w:t>
      </w:r>
      <w:r w:rsidR="00AF6591">
        <w:rPr>
          <w:rStyle w:val="hps"/>
          <w:lang w:val="en"/>
        </w:rPr>
        <w:t>documentation file</w:t>
      </w:r>
      <w:r w:rsidR="00AF6591">
        <w:rPr>
          <w:lang w:val="en"/>
        </w:rPr>
        <w:t xml:space="preserve"> </w:t>
      </w:r>
      <w:r w:rsidR="00AF6591">
        <w:rPr>
          <w:rStyle w:val="hps"/>
          <w:lang w:val="en"/>
        </w:rPr>
        <w:t>"</w:t>
      </w:r>
      <w:r w:rsidR="00AF6591">
        <w:rPr>
          <w:lang w:val="en"/>
        </w:rPr>
        <w:t>OnTheFlyClient.docx"</w:t>
      </w:r>
    </w:p>
    <w:p w:rsidR="009909D6" w:rsidRPr="00E92FB3" w:rsidRDefault="009909D6" w:rsidP="001A2E91">
      <w:pPr>
        <w:rPr>
          <w:lang w:val="en-US"/>
        </w:rPr>
      </w:pPr>
    </w:p>
    <w:p w:rsidR="00D05C75" w:rsidRPr="00E92FB3" w:rsidRDefault="0088178C" w:rsidP="0088178C">
      <w:pPr>
        <w:pStyle w:val="Titolo3"/>
        <w:rPr>
          <w:lang w:val="en-US"/>
        </w:rPr>
      </w:pPr>
      <w:bookmarkStart w:id="878" w:name="_Toc408584691"/>
      <w:r w:rsidRPr="00E92FB3">
        <w:rPr>
          <w:lang w:val="en-US"/>
        </w:rPr>
        <w:t>FlyCallWS</w:t>
      </w:r>
      <w:bookmarkEnd w:id="878"/>
    </w:p>
    <w:p w:rsidR="00E327C2" w:rsidRPr="00E92FB3" w:rsidDel="00B241B4" w:rsidRDefault="0039294D" w:rsidP="00E327C2">
      <w:pPr>
        <w:rPr>
          <w:del w:id="879" w:author="Roberto Pompei" w:date="2015-01-15T15:17:00Z"/>
          <w:lang w:val="en-US"/>
        </w:rPr>
      </w:pPr>
      <w:ins w:id="880" w:author="Roberto Pompei" w:date="2015-01-15T14:59:00Z">
        <w:r w:rsidRPr="0039294D">
          <w:rPr>
            <w:lang w:val="en-US"/>
          </w:rPr>
          <w:t>FlyCallWS is a dll that is separated from TestOnTheFlyClient. This dll handles calls to the WebService and manages streaming answers to avoid to generate  an OutOfMemory Exception into the application</w:t>
        </w:r>
      </w:ins>
      <w:del w:id="881" w:author="Roberto Pompei" w:date="2015-01-15T14:59:00Z">
        <w:r w:rsidR="00E327C2" w:rsidRPr="00E92FB3" w:rsidDel="0039294D">
          <w:rPr>
            <w:lang w:val="en-US"/>
          </w:rPr>
          <w:delText>It's been moved to a separate dll from TestOnTheFlyClient, a dll that handles calls to the WebService and manage streaming answers for not to generate into application an OutOfMemory Exception</w:delText>
        </w:r>
      </w:del>
      <w:r w:rsidR="00E327C2" w:rsidRPr="00E92FB3">
        <w:rPr>
          <w:lang w:val="en-US"/>
        </w:rPr>
        <w:t>.</w:t>
      </w:r>
      <w:ins w:id="882" w:author="Roberto Pompei" w:date="2015-01-15T15:17:00Z">
        <w:r w:rsidR="00B241B4">
          <w:rPr>
            <w:lang w:val="en-US"/>
          </w:rPr>
          <w:t xml:space="preserve"> The </w:t>
        </w:r>
        <w:r w:rsidR="00B241B4" w:rsidRPr="0039294D">
          <w:rPr>
            <w:lang w:val="en-US"/>
          </w:rPr>
          <w:t>FlyCallWS</w:t>
        </w:r>
      </w:ins>
    </w:p>
    <w:p w:rsidR="00E327C2" w:rsidRPr="00E92FB3" w:rsidRDefault="00E327C2" w:rsidP="00B241B4">
      <w:pPr>
        <w:rPr>
          <w:lang w:val="en-US"/>
        </w:rPr>
      </w:pPr>
      <w:del w:id="883" w:author="Roberto Pompei" w:date="2015-01-15T15:17:00Z">
        <w:r w:rsidRPr="00E92FB3" w:rsidDel="00B241B4">
          <w:rPr>
            <w:lang w:val="en-US"/>
          </w:rPr>
          <w:delText xml:space="preserve">This dll besides creating classes to perform properly calls to WCF services and manage all passwords and network proxy </w:delText>
        </w:r>
      </w:del>
      <w:ins w:id="884" w:author="Roberto Pompei" w:date="2015-01-15T15:17:00Z">
        <w:r w:rsidR="00B241B4">
          <w:rPr>
            <w:lang w:val="en-US"/>
          </w:rPr>
          <w:t xml:space="preserve"> </w:t>
        </w:r>
      </w:ins>
      <w:r w:rsidRPr="00E92FB3">
        <w:rPr>
          <w:lang w:val="en-US"/>
        </w:rPr>
        <w:t>is also involved in receiving the response stream.</w:t>
      </w:r>
    </w:p>
    <w:p w:rsidR="002D6E23" w:rsidRPr="00E92FB3" w:rsidRDefault="00E327C2" w:rsidP="00E327C2">
      <w:pPr>
        <w:rPr>
          <w:lang w:val="en-US"/>
        </w:rPr>
      </w:pPr>
      <w:r w:rsidRPr="00E92FB3">
        <w:rPr>
          <w:lang w:val="en-US"/>
        </w:rPr>
        <w:t xml:space="preserve">The </w:t>
      </w:r>
      <w:ins w:id="885" w:author="Roberto Pompei" w:date="2015-01-15T15:33:00Z">
        <w:r w:rsidR="00AD41FD" w:rsidRPr="00AD41FD">
          <w:rPr>
            <w:lang w:val="en-US"/>
          </w:rPr>
          <w:t xml:space="preserve">returning reply is  saved in complete mode (including headers and body envelope for calls soap) in a file on the filesystem. If the reply exceeds the total numbers of bytes configured, it will truncated.  If the file is in xml format, it will be closed and parsed. </w:t>
        </w:r>
      </w:ins>
      <w:del w:id="886" w:author="Roberto Pompei" w:date="2015-01-15T15:33:00Z">
        <w:r w:rsidRPr="00E92FB3" w:rsidDel="00AD41FD">
          <w:rPr>
            <w:lang w:val="en-US"/>
          </w:rPr>
          <w:delText>answer you get is saved in complete mode (including headers and body envelope for calls soap) in a file on the filesystem. The answer is truncated if the response exceeds a tot number of bytes configured and the file is closed and parsed in case it is an xml file.</w:delText>
        </w:r>
      </w:del>
      <w:r w:rsidR="002D6E23" w:rsidRPr="00E92FB3">
        <w:rPr>
          <w:lang w:val="en-US"/>
        </w:rPr>
        <w:br w:type="page"/>
      </w:r>
    </w:p>
    <w:p w:rsidR="00480AF5" w:rsidRPr="00547C5C" w:rsidRDefault="00744354" w:rsidP="00D05C75">
      <w:pPr>
        <w:pStyle w:val="Titolo1"/>
        <w:rPr>
          <w:lang w:val="en-US"/>
          <w:rPrChange w:id="887" w:author="Roberto Pompei" w:date="2015-01-14T09:06:00Z">
            <w:rPr/>
          </w:rPrChange>
        </w:rPr>
      </w:pPr>
      <w:bookmarkStart w:id="888" w:name="_Toc408584692"/>
      <w:del w:id="889" w:author="Roberto Pompei" w:date="2015-01-13T12:00:00Z">
        <w:r w:rsidRPr="00547C5C" w:rsidDel="00E92FB3">
          <w:rPr>
            <w:lang w:val="en-US"/>
            <w:rPrChange w:id="890" w:author="Roberto Pompei" w:date="2015-01-14T09:06:00Z">
              <w:rPr/>
            </w:rPrChange>
          </w:rPr>
          <w:lastRenderedPageBreak/>
          <w:delText>Pubblicazione</w:delText>
        </w:r>
      </w:del>
      <w:bookmarkEnd w:id="888"/>
      <w:ins w:id="891" w:author="Roberto Pompei" w:date="2015-01-13T12:00:00Z">
        <w:r w:rsidR="00E92FB3" w:rsidRPr="00547C5C">
          <w:rPr>
            <w:lang w:val="en-US"/>
            <w:rPrChange w:id="892" w:author="Roberto Pompei" w:date="2015-01-14T09:06:00Z">
              <w:rPr/>
            </w:rPrChange>
          </w:rPr>
          <w:t>PUBLISH</w:t>
        </w:r>
      </w:ins>
    </w:p>
    <w:p w:rsidR="009909D6" w:rsidRDefault="009909D6" w:rsidP="0088178C">
      <w:pPr>
        <w:rPr>
          <w:rStyle w:val="hps"/>
          <w:lang w:val="en"/>
        </w:rPr>
      </w:pPr>
    </w:p>
    <w:p w:rsidR="00E327C2" w:rsidRDefault="00E327C2" w:rsidP="0088178C">
      <w:pPr>
        <w:rPr>
          <w:rStyle w:val="hps"/>
          <w:lang w:val="en"/>
        </w:rPr>
      </w:pPr>
      <w:r>
        <w:rPr>
          <w:rStyle w:val="hps"/>
          <w:lang w:val="en"/>
        </w:rPr>
        <w:t>In</w:t>
      </w:r>
      <w:r>
        <w:rPr>
          <w:lang w:val="en"/>
        </w:rPr>
        <w:t xml:space="preserve"> </w:t>
      </w:r>
      <w:r>
        <w:rPr>
          <w:rStyle w:val="hps"/>
          <w:lang w:val="en"/>
        </w:rPr>
        <w:t>OnTheFly</w:t>
      </w:r>
      <w:r>
        <w:rPr>
          <w:lang w:val="en"/>
        </w:rPr>
        <w:t xml:space="preserve"> </w:t>
      </w:r>
      <w:r>
        <w:rPr>
          <w:rStyle w:val="hps"/>
          <w:lang w:val="en"/>
        </w:rPr>
        <w:t>Solution</w:t>
      </w:r>
      <w:r>
        <w:rPr>
          <w:lang w:val="en"/>
        </w:rPr>
        <w:t xml:space="preserve"> </w:t>
      </w:r>
      <w:del w:id="893" w:author="Roberto Pompei" w:date="2015-01-15T15:53:00Z">
        <w:r w:rsidDel="003939BD">
          <w:rPr>
            <w:rStyle w:val="hps"/>
            <w:lang w:val="en"/>
          </w:rPr>
          <w:delText>you can</w:delText>
        </w:r>
      </w:del>
      <w:ins w:id="894" w:author="Roberto Pompei" w:date="2015-01-15T15:53:00Z">
        <w:r w:rsidR="003939BD">
          <w:rPr>
            <w:rStyle w:val="hps"/>
            <w:lang w:val="en"/>
          </w:rPr>
          <w:t>is possible to</w:t>
        </w:r>
      </w:ins>
      <w:r>
        <w:rPr>
          <w:rStyle w:val="hps"/>
          <w:lang w:val="en"/>
        </w:rPr>
        <w:t xml:space="preserve"> find</w:t>
      </w:r>
      <w:r>
        <w:rPr>
          <w:lang w:val="en"/>
        </w:rPr>
        <w:t xml:space="preserve"> </w:t>
      </w:r>
      <w:r>
        <w:rPr>
          <w:rStyle w:val="hps"/>
          <w:lang w:val="en"/>
        </w:rPr>
        <w:t>the project</w:t>
      </w:r>
      <w:r>
        <w:rPr>
          <w:lang w:val="en"/>
        </w:rPr>
        <w:t xml:space="preserve"> </w:t>
      </w:r>
      <w:r>
        <w:rPr>
          <w:rStyle w:val="hps"/>
          <w:lang w:val="en"/>
        </w:rPr>
        <w:t>FlySetup</w:t>
      </w:r>
    </w:p>
    <w:p w:rsidR="0088178C" w:rsidRPr="00E92FB3" w:rsidRDefault="00E327C2" w:rsidP="0088178C">
      <w:pPr>
        <w:rPr>
          <w:lang w:val="en-US"/>
        </w:rPr>
      </w:pPr>
      <w:r w:rsidRPr="00E92FB3">
        <w:rPr>
          <w:lang w:val="en-US"/>
        </w:rPr>
        <w:t>This is a Console Application that will automatically build</w:t>
      </w:r>
      <w:r w:rsidR="0088178C" w:rsidRPr="00E92FB3">
        <w:rPr>
          <w:lang w:val="en-US"/>
        </w:rPr>
        <w:t xml:space="preserve"> </w:t>
      </w:r>
    </w:p>
    <w:p w:rsidR="0088178C" w:rsidRPr="00E92FB3" w:rsidRDefault="0088178C" w:rsidP="0088178C">
      <w:pPr>
        <w:pStyle w:val="Paragrafoelenco"/>
        <w:numPr>
          <w:ilvl w:val="0"/>
          <w:numId w:val="28"/>
        </w:numPr>
        <w:ind w:left="993"/>
        <w:rPr>
          <w:lang w:val="en-US"/>
        </w:rPr>
      </w:pPr>
      <w:r w:rsidRPr="00E92FB3">
        <w:rPr>
          <w:lang w:val="en-US"/>
        </w:rPr>
        <w:t xml:space="preserve">OnTheFly project </w:t>
      </w:r>
      <w:r w:rsidR="00E327C2">
        <w:rPr>
          <w:rStyle w:val="hps"/>
          <w:lang w:val="en"/>
        </w:rPr>
        <w:t>that</w:t>
      </w:r>
      <w:r w:rsidR="00E327C2">
        <w:rPr>
          <w:lang w:val="en"/>
        </w:rPr>
        <w:t xml:space="preserve"> </w:t>
      </w:r>
      <w:r w:rsidR="00E327C2">
        <w:rPr>
          <w:rStyle w:val="hps"/>
          <w:lang w:val="en"/>
        </w:rPr>
        <w:t>build</w:t>
      </w:r>
      <w:ins w:id="895" w:author="Roberto Pompei" w:date="2015-01-15T15:53:00Z">
        <w:r w:rsidR="003939BD">
          <w:rPr>
            <w:rStyle w:val="hps"/>
            <w:lang w:val="en"/>
          </w:rPr>
          <w:t>s</w:t>
        </w:r>
      </w:ins>
      <w:r w:rsidR="00E327C2">
        <w:rPr>
          <w:lang w:val="en"/>
        </w:rPr>
        <w:t xml:space="preserve"> </w:t>
      </w:r>
      <w:r w:rsidR="00E327C2">
        <w:rPr>
          <w:rStyle w:val="hps"/>
          <w:lang w:val="en"/>
        </w:rPr>
        <w:t>all other projects</w:t>
      </w:r>
      <w:r w:rsidR="00E327C2">
        <w:rPr>
          <w:lang w:val="en"/>
        </w:rPr>
        <w:t xml:space="preserve"> </w:t>
      </w:r>
      <w:r w:rsidR="00E327C2">
        <w:rPr>
          <w:rStyle w:val="hps"/>
          <w:lang w:val="en"/>
        </w:rPr>
        <w:t>attached</w:t>
      </w:r>
      <w:r w:rsidR="00E327C2">
        <w:rPr>
          <w:lang w:val="en"/>
        </w:rPr>
        <w:t xml:space="preserve"> </w:t>
      </w:r>
      <w:r w:rsidR="00E327C2">
        <w:rPr>
          <w:rStyle w:val="hps"/>
          <w:lang w:val="en"/>
        </w:rPr>
        <w:t>to the functioning</w:t>
      </w:r>
      <w:r w:rsidR="00E327C2">
        <w:rPr>
          <w:lang w:val="en"/>
        </w:rPr>
        <w:t xml:space="preserve"> </w:t>
      </w:r>
      <w:r w:rsidR="00E327C2">
        <w:rPr>
          <w:rStyle w:val="hps"/>
          <w:lang w:val="en"/>
        </w:rPr>
        <w:t>of the</w:t>
      </w:r>
      <w:r w:rsidR="00E327C2">
        <w:rPr>
          <w:lang w:val="en"/>
        </w:rPr>
        <w:t xml:space="preserve"> </w:t>
      </w:r>
      <w:r w:rsidR="00E327C2">
        <w:rPr>
          <w:rStyle w:val="hps"/>
          <w:lang w:val="en"/>
        </w:rPr>
        <w:t>web part</w:t>
      </w:r>
      <w:r w:rsidR="00E327C2">
        <w:rPr>
          <w:lang w:val="en"/>
        </w:rPr>
        <w:t xml:space="preserve"> </w:t>
      </w:r>
      <w:r w:rsidR="00E327C2">
        <w:rPr>
          <w:rStyle w:val="hps"/>
          <w:lang w:val="en"/>
        </w:rPr>
        <w:t>and</w:t>
      </w:r>
      <w:r w:rsidR="00E327C2">
        <w:rPr>
          <w:lang w:val="en"/>
        </w:rPr>
        <w:t xml:space="preserve"> </w:t>
      </w:r>
      <w:r w:rsidR="00E327C2">
        <w:rPr>
          <w:rStyle w:val="hps"/>
          <w:lang w:val="en"/>
        </w:rPr>
        <w:t>WCF</w:t>
      </w:r>
      <w:r w:rsidR="00E327C2">
        <w:rPr>
          <w:lang w:val="en"/>
        </w:rPr>
        <w:t xml:space="preserve"> </w:t>
      </w:r>
      <w:r w:rsidR="00E327C2">
        <w:rPr>
          <w:rStyle w:val="hps"/>
          <w:lang w:val="en"/>
        </w:rPr>
        <w:t>web services</w:t>
      </w:r>
    </w:p>
    <w:p w:rsidR="0088178C" w:rsidRPr="00E92FB3" w:rsidRDefault="0088178C" w:rsidP="0088178C">
      <w:pPr>
        <w:pStyle w:val="Paragrafoelenco"/>
        <w:numPr>
          <w:ilvl w:val="0"/>
          <w:numId w:val="28"/>
        </w:numPr>
        <w:ind w:left="993"/>
        <w:rPr>
          <w:lang w:val="en-US"/>
        </w:rPr>
      </w:pPr>
      <w:r w:rsidRPr="00E92FB3">
        <w:rPr>
          <w:lang w:val="en-US"/>
        </w:rPr>
        <w:t xml:space="preserve">TestOnTheFlyClient </w:t>
      </w:r>
      <w:r w:rsidR="00E327C2" w:rsidRPr="00E92FB3">
        <w:rPr>
          <w:lang w:val="en-US"/>
        </w:rPr>
        <w:t>that build</w:t>
      </w:r>
      <w:ins w:id="896" w:author="Roberto Pompei" w:date="2015-01-15T15:53:00Z">
        <w:r w:rsidR="003939BD">
          <w:rPr>
            <w:lang w:val="en-US"/>
          </w:rPr>
          <w:t>s</w:t>
        </w:r>
      </w:ins>
      <w:r w:rsidR="00E327C2" w:rsidRPr="00E92FB3">
        <w:rPr>
          <w:lang w:val="en-US"/>
        </w:rPr>
        <w:t xml:space="preserve"> also</w:t>
      </w:r>
      <w:r w:rsidRPr="00E92FB3">
        <w:rPr>
          <w:lang w:val="en-US"/>
        </w:rPr>
        <w:t xml:space="preserve"> </w:t>
      </w:r>
      <w:r w:rsidR="00E327C2" w:rsidRPr="00E92FB3">
        <w:rPr>
          <w:lang w:val="en-US"/>
        </w:rPr>
        <w:t xml:space="preserve">FlyCallWs </w:t>
      </w:r>
      <w:r w:rsidRPr="00E92FB3">
        <w:rPr>
          <w:lang w:val="en-US"/>
        </w:rPr>
        <w:t xml:space="preserve">dll </w:t>
      </w:r>
    </w:p>
    <w:p w:rsidR="00E327C2" w:rsidRDefault="00E327C2">
      <w:pPr>
        <w:rPr>
          <w:rStyle w:val="hps"/>
          <w:lang w:val="en"/>
        </w:rPr>
      </w:pPr>
      <w:r>
        <w:rPr>
          <w:rStyle w:val="hps"/>
          <w:lang w:val="en"/>
        </w:rPr>
        <w:t>Windows</w:t>
      </w:r>
      <w:r>
        <w:rPr>
          <w:lang w:val="en"/>
        </w:rPr>
        <w:t xml:space="preserve"> </w:t>
      </w:r>
      <w:r>
        <w:rPr>
          <w:rStyle w:val="hps"/>
          <w:lang w:val="en"/>
        </w:rPr>
        <w:t>Console</w:t>
      </w:r>
      <w:r>
        <w:rPr>
          <w:lang w:val="en"/>
        </w:rPr>
        <w:t xml:space="preserve"> </w:t>
      </w:r>
      <w:r>
        <w:rPr>
          <w:rStyle w:val="hps"/>
          <w:lang w:val="en"/>
        </w:rPr>
        <w:t>will appear</w:t>
      </w:r>
      <w:r>
        <w:rPr>
          <w:lang w:val="en"/>
        </w:rPr>
        <w:t xml:space="preserve"> </w:t>
      </w:r>
      <w:r>
        <w:rPr>
          <w:rStyle w:val="hps"/>
          <w:lang w:val="en"/>
        </w:rPr>
        <w:t>where you can</w:t>
      </w:r>
      <w:r>
        <w:rPr>
          <w:lang w:val="en"/>
        </w:rPr>
        <w:t xml:space="preserve"> </w:t>
      </w:r>
      <w:r>
        <w:rPr>
          <w:rStyle w:val="hps"/>
          <w:lang w:val="en"/>
        </w:rPr>
        <w:t>see</w:t>
      </w:r>
      <w:r>
        <w:rPr>
          <w:lang w:val="en"/>
        </w:rPr>
        <w:t xml:space="preserve"> </w:t>
      </w:r>
      <w:r>
        <w:rPr>
          <w:rStyle w:val="hps"/>
          <w:lang w:val="en"/>
        </w:rPr>
        <w:t>the development</w:t>
      </w:r>
      <w:r>
        <w:rPr>
          <w:lang w:val="en"/>
        </w:rPr>
        <w:t xml:space="preserve"> </w:t>
      </w:r>
      <w:r>
        <w:rPr>
          <w:rStyle w:val="hps"/>
          <w:lang w:val="en"/>
        </w:rPr>
        <w:t>of the</w:t>
      </w:r>
      <w:r>
        <w:rPr>
          <w:lang w:val="en"/>
        </w:rPr>
        <w:t xml:space="preserve"> </w:t>
      </w:r>
      <w:r>
        <w:rPr>
          <w:rStyle w:val="hps"/>
          <w:lang w:val="en"/>
        </w:rPr>
        <w:t>Build</w:t>
      </w:r>
      <w:r>
        <w:rPr>
          <w:lang w:val="en"/>
        </w:rPr>
        <w:t xml:space="preserve"> </w:t>
      </w:r>
      <w:r>
        <w:rPr>
          <w:rStyle w:val="hps"/>
          <w:lang w:val="en"/>
        </w:rPr>
        <w:t>project</w:t>
      </w:r>
      <w:r>
        <w:rPr>
          <w:lang w:val="en"/>
        </w:rPr>
        <w:t xml:space="preserve"> </w:t>
      </w:r>
      <w:r>
        <w:rPr>
          <w:rStyle w:val="hps"/>
          <w:lang w:val="en"/>
        </w:rPr>
        <w:t>in progress and</w:t>
      </w:r>
      <w:r>
        <w:rPr>
          <w:lang w:val="en"/>
        </w:rPr>
        <w:t xml:space="preserve"> </w:t>
      </w:r>
      <w:r>
        <w:rPr>
          <w:rStyle w:val="hps"/>
          <w:lang w:val="en"/>
        </w:rPr>
        <w:t>the outcome</w:t>
      </w:r>
      <w:r>
        <w:rPr>
          <w:lang w:val="en"/>
        </w:rPr>
        <w:t xml:space="preserve"> </w:t>
      </w:r>
      <w:r>
        <w:rPr>
          <w:rStyle w:val="hps"/>
          <w:lang w:val="en"/>
        </w:rPr>
        <w:t>thereof.</w:t>
      </w:r>
    </w:p>
    <w:p w:rsidR="00E327C2" w:rsidRDefault="00E327C2">
      <w:pPr>
        <w:rPr>
          <w:rStyle w:val="hps"/>
          <w:lang w:val="en"/>
        </w:rPr>
      </w:pPr>
      <w:r>
        <w:rPr>
          <w:rStyle w:val="hps"/>
          <w:lang w:val="en"/>
        </w:rPr>
        <w:t>This processing</w:t>
      </w:r>
      <w:r>
        <w:rPr>
          <w:lang w:val="en"/>
        </w:rPr>
        <w:t xml:space="preserve"> </w:t>
      </w:r>
      <w:r>
        <w:rPr>
          <w:rStyle w:val="hps"/>
          <w:lang w:val="en"/>
        </w:rPr>
        <w:t>is not limited</w:t>
      </w:r>
      <w:r>
        <w:rPr>
          <w:lang w:val="en"/>
        </w:rPr>
        <w:t xml:space="preserve"> </w:t>
      </w:r>
      <w:r>
        <w:rPr>
          <w:rStyle w:val="hps"/>
          <w:lang w:val="en"/>
        </w:rPr>
        <w:t>to</w:t>
      </w:r>
      <w:r>
        <w:rPr>
          <w:lang w:val="en"/>
        </w:rPr>
        <w:t xml:space="preserve"> </w:t>
      </w:r>
      <w:r>
        <w:rPr>
          <w:rStyle w:val="hps"/>
          <w:lang w:val="en"/>
        </w:rPr>
        <w:t>build</w:t>
      </w:r>
      <w:r>
        <w:rPr>
          <w:lang w:val="en"/>
        </w:rPr>
        <w:t xml:space="preserve"> </w:t>
      </w:r>
      <w:r>
        <w:rPr>
          <w:rStyle w:val="hps"/>
          <w:lang w:val="en"/>
        </w:rPr>
        <w:t>projects</w:t>
      </w:r>
      <w:r>
        <w:rPr>
          <w:lang w:val="en"/>
        </w:rPr>
        <w:t xml:space="preserve"> </w:t>
      </w:r>
      <w:r>
        <w:rPr>
          <w:rStyle w:val="hps"/>
          <w:lang w:val="en"/>
        </w:rPr>
        <w:t>but</w:t>
      </w:r>
      <w:r>
        <w:rPr>
          <w:lang w:val="en"/>
        </w:rPr>
        <w:t xml:space="preserve"> </w:t>
      </w:r>
      <w:r>
        <w:rPr>
          <w:rStyle w:val="hps"/>
          <w:lang w:val="en"/>
        </w:rPr>
        <w:t>also moves</w:t>
      </w:r>
      <w:r>
        <w:rPr>
          <w:lang w:val="en"/>
        </w:rPr>
        <w:t xml:space="preserve"> </w:t>
      </w:r>
      <w:r>
        <w:rPr>
          <w:rStyle w:val="hps"/>
          <w:lang w:val="en"/>
        </w:rPr>
        <w:t>all of its files</w:t>
      </w:r>
      <w:r>
        <w:rPr>
          <w:lang w:val="en"/>
        </w:rPr>
        <w:t xml:space="preserve"> </w:t>
      </w:r>
      <w:r>
        <w:rPr>
          <w:rStyle w:val="hps"/>
          <w:lang w:val="en"/>
        </w:rPr>
        <w:t>in the correct</w:t>
      </w:r>
      <w:r>
        <w:rPr>
          <w:lang w:val="en"/>
        </w:rPr>
        <w:t xml:space="preserve"> </w:t>
      </w:r>
      <w:r>
        <w:rPr>
          <w:rStyle w:val="hps"/>
          <w:lang w:val="en"/>
        </w:rPr>
        <w:t>directory</w:t>
      </w:r>
      <w:r>
        <w:rPr>
          <w:lang w:val="en"/>
        </w:rPr>
        <w:t xml:space="preserve"> </w:t>
      </w:r>
      <w:r>
        <w:rPr>
          <w:rStyle w:val="hps"/>
          <w:lang w:val="en"/>
        </w:rPr>
        <w:t xml:space="preserve">so </w:t>
      </w:r>
      <w:del w:id="897" w:author="Roberto Pompei" w:date="2015-01-15T15:59:00Z">
        <w:r w:rsidDel="003939BD">
          <w:rPr>
            <w:rStyle w:val="hps"/>
            <w:lang w:val="en"/>
          </w:rPr>
          <w:delText>you can</w:delText>
        </w:r>
        <w:r w:rsidDel="003939BD">
          <w:rPr>
            <w:lang w:val="en"/>
          </w:rPr>
          <w:delText xml:space="preserve"> </w:delText>
        </w:r>
        <w:r w:rsidDel="003939BD">
          <w:rPr>
            <w:rStyle w:val="hps"/>
            <w:lang w:val="en"/>
          </w:rPr>
          <w:delText>simply</w:delText>
        </w:r>
      </w:del>
      <w:ins w:id="898" w:author="Roberto Pompei" w:date="2015-01-15T15:59:00Z">
        <w:r w:rsidR="003939BD">
          <w:rPr>
            <w:rStyle w:val="hps"/>
            <w:lang w:val="en"/>
          </w:rPr>
          <w:t>it’s simple to</w:t>
        </w:r>
      </w:ins>
      <w:r>
        <w:rPr>
          <w:lang w:val="en"/>
        </w:rPr>
        <w:t xml:space="preserve"> </w:t>
      </w:r>
      <w:r>
        <w:rPr>
          <w:rStyle w:val="hps"/>
          <w:lang w:val="en"/>
        </w:rPr>
        <w:t>copy and paste</w:t>
      </w:r>
      <w:ins w:id="899" w:author="Roberto Pompei" w:date="2015-01-15T15:59:00Z">
        <w:r w:rsidR="003939BD">
          <w:rPr>
            <w:rStyle w:val="hps"/>
            <w:lang w:val="en"/>
          </w:rPr>
          <w:t xml:space="preserve"> it</w:t>
        </w:r>
      </w:ins>
      <w:r>
        <w:rPr>
          <w:lang w:val="en"/>
        </w:rPr>
        <w:t xml:space="preserve"> </w:t>
      </w:r>
      <w:r>
        <w:rPr>
          <w:rStyle w:val="hps"/>
          <w:lang w:val="en"/>
        </w:rPr>
        <w:t>into a directory</w:t>
      </w:r>
      <w:r>
        <w:rPr>
          <w:lang w:val="en"/>
        </w:rPr>
        <w:t xml:space="preserve"> </w:t>
      </w:r>
      <w:r>
        <w:rPr>
          <w:rStyle w:val="hps"/>
          <w:lang w:val="en"/>
        </w:rPr>
        <w:t>under</w:t>
      </w:r>
      <w:r>
        <w:rPr>
          <w:lang w:val="en"/>
        </w:rPr>
        <w:t xml:space="preserve"> </w:t>
      </w:r>
      <w:r>
        <w:rPr>
          <w:rStyle w:val="hps"/>
          <w:lang w:val="en"/>
        </w:rPr>
        <w:t>IIS.</w:t>
      </w:r>
    </w:p>
    <w:p w:rsidR="002D6E23" w:rsidRPr="00E92FB3" w:rsidRDefault="00E327C2">
      <w:pPr>
        <w:rPr>
          <w:lang w:val="en-US"/>
        </w:rPr>
      </w:pPr>
      <w:r w:rsidRPr="00E92FB3">
        <w:rPr>
          <w:lang w:val="en-US"/>
        </w:rPr>
        <w:t xml:space="preserve">It will create a folder "Release" at the root level of the entire solution. Once finished processing </w:t>
      </w:r>
      <w:del w:id="900" w:author="Roberto Pompei" w:date="2015-01-15T16:00:00Z">
        <w:r w:rsidRPr="00E92FB3" w:rsidDel="003939BD">
          <w:rPr>
            <w:lang w:val="en-US"/>
          </w:rPr>
          <w:delText>you can</w:delText>
        </w:r>
      </w:del>
      <w:ins w:id="901" w:author="Roberto Pompei" w:date="2015-01-15T16:00:00Z">
        <w:r w:rsidR="003939BD">
          <w:rPr>
            <w:lang w:val="en-US"/>
          </w:rPr>
          <w:t>is possible to</w:t>
        </w:r>
      </w:ins>
      <w:r w:rsidRPr="00E92FB3">
        <w:rPr>
          <w:lang w:val="en-US"/>
        </w:rPr>
        <w:t xml:space="preserve"> control the outcome, checking the files in this folder.</w:t>
      </w:r>
    </w:p>
    <w:p w:rsidR="002D6E23" w:rsidRDefault="002D6E23" w:rsidP="002D6E23">
      <w:pPr>
        <w:jc w:val="center"/>
      </w:pPr>
      <w:r>
        <w:rPr>
          <w:noProof/>
          <w:lang w:eastAsia="it-IT"/>
        </w:rPr>
        <w:drawing>
          <wp:inline distT="0" distB="0" distL="0" distR="0">
            <wp:extent cx="1285875" cy="2895600"/>
            <wp:effectExtent l="0" t="0" r="9525" b="0"/>
            <wp:docPr id="7" name="Immagine 7" descr="C:\Users\Eidos\AppData\Local\Microsoft\Windows\INetCache\Content.Word\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idos\AppData\Local\Microsoft\Windows\INetCache\Content.Word\rele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2895600"/>
                    </a:xfrm>
                    <a:prstGeom prst="rect">
                      <a:avLst/>
                    </a:prstGeom>
                    <a:noFill/>
                    <a:ln>
                      <a:noFill/>
                    </a:ln>
                  </pic:spPr>
                </pic:pic>
              </a:graphicData>
            </a:graphic>
          </wp:inline>
        </w:drawing>
      </w:r>
    </w:p>
    <w:p w:rsidR="0088178C" w:rsidRPr="00E92FB3" w:rsidRDefault="00975A30">
      <w:pPr>
        <w:rPr>
          <w:lang w:val="en-US"/>
        </w:rPr>
      </w:pPr>
      <w:ins w:id="902" w:author="Roberto Pompei" w:date="2015-01-15T16:03:00Z">
        <w:r w:rsidRPr="00975A30">
          <w:rPr>
            <w:rStyle w:val="hps"/>
            <w:lang w:val="en"/>
          </w:rPr>
          <w:t>The image shows the root level and is possible to see</w:t>
        </w:r>
        <w:r>
          <w:rPr>
            <w:rStyle w:val="hps"/>
            <w:lang w:val="en"/>
          </w:rPr>
          <w:t xml:space="preserve"> </w:t>
        </w:r>
      </w:ins>
      <w:del w:id="903" w:author="Roberto Pompei" w:date="2015-01-15T16:03:00Z">
        <w:r w:rsidR="00E327C2" w:rsidDel="00975A30">
          <w:rPr>
            <w:rStyle w:val="hps"/>
            <w:lang w:val="en"/>
          </w:rPr>
          <w:delText>As you can</w:delText>
        </w:r>
        <w:r w:rsidR="00E327C2" w:rsidDel="00975A30">
          <w:rPr>
            <w:lang w:val="en"/>
          </w:rPr>
          <w:delText xml:space="preserve"> </w:delText>
        </w:r>
        <w:r w:rsidR="00E327C2" w:rsidDel="00975A30">
          <w:rPr>
            <w:rStyle w:val="hps"/>
            <w:lang w:val="en"/>
          </w:rPr>
          <w:delText>see from the</w:delText>
        </w:r>
        <w:r w:rsidR="00E327C2" w:rsidDel="00975A30">
          <w:rPr>
            <w:lang w:val="en"/>
          </w:rPr>
          <w:delText xml:space="preserve"> </w:delText>
        </w:r>
        <w:r w:rsidR="00E327C2" w:rsidDel="00975A30">
          <w:rPr>
            <w:rStyle w:val="hps"/>
            <w:lang w:val="en"/>
          </w:rPr>
          <w:delText>root level</w:delText>
        </w:r>
        <w:r w:rsidR="00E327C2" w:rsidDel="00975A30">
          <w:rPr>
            <w:lang w:val="en"/>
          </w:rPr>
          <w:delText xml:space="preserve">, there will be </w:delText>
        </w:r>
      </w:del>
      <w:r w:rsidR="00E327C2">
        <w:rPr>
          <w:rStyle w:val="hps"/>
          <w:lang w:val="en"/>
        </w:rPr>
        <w:t>the necessary files to</w:t>
      </w:r>
      <w:r w:rsidR="00E327C2">
        <w:rPr>
          <w:lang w:val="en"/>
        </w:rPr>
        <w:t xml:space="preserve"> </w:t>
      </w:r>
      <w:r w:rsidR="00E327C2">
        <w:rPr>
          <w:rStyle w:val="hps"/>
          <w:lang w:val="en"/>
        </w:rPr>
        <w:t>start</w:t>
      </w:r>
      <w:r w:rsidR="00E327C2">
        <w:rPr>
          <w:lang w:val="en"/>
        </w:rPr>
        <w:t xml:space="preserve"> </w:t>
      </w:r>
      <w:r w:rsidR="00E327C2">
        <w:rPr>
          <w:rStyle w:val="hps"/>
          <w:lang w:val="en"/>
        </w:rPr>
        <w:t>the service and</w:t>
      </w:r>
      <w:r w:rsidR="00E327C2">
        <w:rPr>
          <w:lang w:val="en"/>
        </w:rPr>
        <w:t xml:space="preserve"> </w:t>
      </w:r>
      <w:r w:rsidR="00E327C2">
        <w:rPr>
          <w:rStyle w:val="hps"/>
          <w:lang w:val="en"/>
        </w:rPr>
        <w:t>web page</w:t>
      </w:r>
    </w:p>
    <w:p w:rsidR="002D6E23" w:rsidRDefault="002D6E23" w:rsidP="002D6E23">
      <w:pPr>
        <w:pStyle w:val="Paragrafoelenco"/>
        <w:numPr>
          <w:ilvl w:val="0"/>
          <w:numId w:val="29"/>
        </w:numPr>
      </w:pPr>
      <w:r>
        <w:t>Default.aspx</w:t>
      </w:r>
    </w:p>
    <w:p w:rsidR="002D6E23" w:rsidRDefault="002D6E23" w:rsidP="002D6E23">
      <w:pPr>
        <w:pStyle w:val="Paragrafoelenco"/>
        <w:numPr>
          <w:ilvl w:val="0"/>
          <w:numId w:val="29"/>
        </w:numPr>
      </w:pPr>
      <w:r>
        <w:t>OTFSdmx20.wsdl</w:t>
      </w:r>
    </w:p>
    <w:p w:rsidR="002D6E23" w:rsidRDefault="002D6E23" w:rsidP="002D6E23">
      <w:pPr>
        <w:pStyle w:val="Paragrafoelenco"/>
        <w:numPr>
          <w:ilvl w:val="0"/>
          <w:numId w:val="29"/>
        </w:numPr>
      </w:pPr>
      <w:r>
        <w:t>OTFSdmx20.wsdl</w:t>
      </w:r>
    </w:p>
    <w:p w:rsidR="002D6E23" w:rsidRPr="00E92FB3" w:rsidRDefault="00E327C2" w:rsidP="002D6E23">
      <w:pPr>
        <w:rPr>
          <w:lang w:val="en-US"/>
        </w:rPr>
      </w:pPr>
      <w:del w:id="904" w:author="Roberto Pompei" w:date="2015-01-15T16:06:00Z">
        <w:r w:rsidDel="00673207">
          <w:rPr>
            <w:rStyle w:val="hps"/>
            <w:lang w:val="en"/>
          </w:rPr>
          <w:delText>And</w:delText>
        </w:r>
        <w:r w:rsidDel="00673207">
          <w:rPr>
            <w:lang w:val="en"/>
          </w:rPr>
          <w:delText xml:space="preserve"> </w:delText>
        </w:r>
        <w:r w:rsidDel="00673207">
          <w:rPr>
            <w:rStyle w:val="hps"/>
            <w:lang w:val="en"/>
          </w:rPr>
          <w:delText>the</w:delText>
        </w:r>
      </w:del>
      <w:ins w:id="905" w:author="Roberto Pompei" w:date="2015-01-15T16:06:00Z">
        <w:r w:rsidR="00673207">
          <w:rPr>
            <w:rStyle w:val="hps"/>
            <w:lang w:val="en"/>
          </w:rPr>
          <w:t>These are the</w:t>
        </w:r>
      </w:ins>
      <w:r>
        <w:rPr>
          <w:rStyle w:val="hps"/>
          <w:lang w:val="en"/>
        </w:rPr>
        <w:t xml:space="preserve"> files</w:t>
      </w:r>
      <w:r>
        <w:rPr>
          <w:lang w:val="en"/>
        </w:rPr>
        <w:t xml:space="preserve"> </w:t>
      </w:r>
      <w:r>
        <w:rPr>
          <w:rStyle w:val="hps"/>
          <w:lang w:val="en"/>
        </w:rPr>
        <w:t>for the start</w:t>
      </w:r>
      <w:r>
        <w:rPr>
          <w:lang w:val="en"/>
        </w:rPr>
        <w:t xml:space="preserve"> </w:t>
      </w:r>
      <w:del w:id="906" w:author="Roberto Pompei" w:date="2015-01-15T16:06:00Z">
        <w:r w:rsidDel="00673207">
          <w:rPr>
            <w:rStyle w:val="hps"/>
            <w:lang w:val="en"/>
          </w:rPr>
          <w:delText>and</w:delText>
        </w:r>
        <w:r w:rsidDel="00673207">
          <w:rPr>
            <w:lang w:val="en"/>
          </w:rPr>
          <w:delText xml:space="preserve"> </w:delText>
        </w:r>
        <w:r w:rsidDel="00673207">
          <w:rPr>
            <w:rStyle w:val="hps"/>
            <w:lang w:val="en"/>
          </w:rPr>
          <w:delText>behavior</w:delText>
        </w:r>
        <w:r w:rsidDel="00673207">
          <w:rPr>
            <w:lang w:val="en"/>
          </w:rPr>
          <w:delText>,</w:delText>
        </w:r>
      </w:del>
      <w:ins w:id="907" w:author="Roberto Pompei" w:date="2015-01-15T16:06:00Z">
        <w:r w:rsidR="00673207">
          <w:rPr>
            <w:rStyle w:val="hps"/>
            <w:lang w:val="en"/>
          </w:rPr>
          <w:t>and</w:t>
        </w:r>
      </w:ins>
      <w:r>
        <w:rPr>
          <w:lang w:val="en"/>
        </w:rPr>
        <w:t xml:space="preserve"> </w:t>
      </w:r>
      <w:r>
        <w:rPr>
          <w:rStyle w:val="hps"/>
          <w:lang w:val="en"/>
        </w:rPr>
        <w:t>for the configuration</w:t>
      </w:r>
      <w:r>
        <w:rPr>
          <w:lang w:val="en"/>
        </w:rPr>
        <w:t xml:space="preserve"> </w:t>
      </w:r>
      <w:r>
        <w:rPr>
          <w:rStyle w:val="hps"/>
          <w:lang w:val="en"/>
        </w:rPr>
        <w:t>of the site</w:t>
      </w:r>
      <w:r>
        <w:rPr>
          <w:lang w:val="en"/>
        </w:rPr>
        <w:t xml:space="preserve"> </w:t>
      </w:r>
      <w:r>
        <w:rPr>
          <w:rStyle w:val="hps"/>
          <w:lang w:val="en"/>
        </w:rPr>
        <w:t>to be imported</w:t>
      </w:r>
      <w:r>
        <w:rPr>
          <w:lang w:val="en"/>
        </w:rPr>
        <w:t xml:space="preserve"> </w:t>
      </w:r>
      <w:r>
        <w:rPr>
          <w:rStyle w:val="hps"/>
          <w:lang w:val="en"/>
        </w:rPr>
        <w:t>in IIS</w:t>
      </w:r>
    </w:p>
    <w:p w:rsidR="002D6E23" w:rsidRDefault="002D6E23" w:rsidP="002D6E23">
      <w:pPr>
        <w:pStyle w:val="Paragrafoelenco"/>
        <w:numPr>
          <w:ilvl w:val="0"/>
          <w:numId w:val="30"/>
        </w:numPr>
      </w:pPr>
      <w:r>
        <w:t>Global.asax</w:t>
      </w:r>
    </w:p>
    <w:p w:rsidR="002D6E23" w:rsidRDefault="002D6E23" w:rsidP="002D6E23">
      <w:pPr>
        <w:pStyle w:val="Paragrafoelenco"/>
        <w:numPr>
          <w:ilvl w:val="0"/>
          <w:numId w:val="30"/>
        </w:numPr>
      </w:pPr>
      <w:r>
        <w:t>Web.config</w:t>
      </w:r>
    </w:p>
    <w:p w:rsidR="002D6E23" w:rsidRDefault="002D6E23" w:rsidP="002D6E23"/>
    <w:p w:rsidR="002D6E23" w:rsidRDefault="002D6E23" w:rsidP="002D6E23"/>
    <w:p w:rsidR="00E327C2" w:rsidRDefault="00E327C2" w:rsidP="002D6E23"/>
    <w:p w:rsidR="002D6E23" w:rsidRPr="00D71B81" w:rsidRDefault="00533A26" w:rsidP="002D6E23">
      <w:pPr>
        <w:rPr>
          <w:lang w:val="en-US"/>
          <w:rPrChange w:id="908" w:author="Roberto Pompei" w:date="2015-01-15T16:45:00Z">
            <w:rPr/>
          </w:rPrChange>
        </w:rPr>
      </w:pPr>
      <w:ins w:id="909" w:author="Roberto Pompei" w:date="2015-01-15T16:45:00Z">
        <w:r>
          <w:rPr>
            <w:rStyle w:val="hps"/>
            <w:lang w:val="en"/>
          </w:rPr>
          <w:t>H</w:t>
        </w:r>
        <w:r w:rsidR="00D71B81" w:rsidRPr="00D71B81">
          <w:rPr>
            <w:rStyle w:val="hps"/>
            <w:lang w:val="en"/>
          </w:rPr>
          <w:t>ere are shown below</w:t>
        </w:r>
        <w:r w:rsidR="00D71B81" w:rsidRPr="00D71B81" w:rsidDel="00D71B81">
          <w:rPr>
            <w:rStyle w:val="hps"/>
            <w:lang w:val="en"/>
          </w:rPr>
          <w:t xml:space="preserve"> </w:t>
        </w:r>
      </w:ins>
      <w:del w:id="910" w:author="Roberto Pompei" w:date="2015-01-15T16:45:00Z">
        <w:r w:rsidR="00E327C2" w:rsidDel="00D71B81">
          <w:rPr>
            <w:rStyle w:val="hps"/>
            <w:lang w:val="en"/>
          </w:rPr>
          <w:delText>Then</w:delText>
        </w:r>
        <w:r w:rsidR="00E327C2" w:rsidDel="00D71B81">
          <w:rPr>
            <w:rStyle w:val="shorttext"/>
            <w:lang w:val="en"/>
          </w:rPr>
          <w:delText xml:space="preserve"> </w:delText>
        </w:r>
        <w:r w:rsidR="00E327C2" w:rsidDel="00D71B81">
          <w:rPr>
            <w:rStyle w:val="hps"/>
            <w:lang w:val="en"/>
          </w:rPr>
          <w:delText>we find</w:delText>
        </w:r>
        <w:r w:rsidR="00E327C2" w:rsidDel="00D71B81">
          <w:rPr>
            <w:rStyle w:val="shorttext"/>
            <w:lang w:val="en"/>
          </w:rPr>
          <w:delText xml:space="preserve"> </w:delText>
        </w:r>
      </w:del>
      <w:r w:rsidR="00E327C2">
        <w:rPr>
          <w:rStyle w:val="hps"/>
          <w:lang w:val="en"/>
        </w:rPr>
        <w:t>all</w:t>
      </w:r>
      <w:r w:rsidR="00E327C2">
        <w:rPr>
          <w:rStyle w:val="shorttext"/>
          <w:lang w:val="en"/>
        </w:rPr>
        <w:t xml:space="preserve"> </w:t>
      </w:r>
      <w:ins w:id="911" w:author="Roberto Pompei" w:date="2015-01-15T16:45:00Z">
        <w:r w:rsidR="00D71B81">
          <w:rPr>
            <w:rStyle w:val="shorttext"/>
            <w:lang w:val="en"/>
          </w:rPr>
          <w:t xml:space="preserve">the </w:t>
        </w:r>
      </w:ins>
      <w:r w:rsidR="00E327C2">
        <w:rPr>
          <w:rStyle w:val="hps"/>
          <w:lang w:val="en"/>
        </w:rPr>
        <w:t>folder</w:t>
      </w:r>
      <w:ins w:id="912" w:author="Roberto Pompei" w:date="2015-01-15T16:45:00Z">
        <w:r w:rsidR="00D71B81">
          <w:rPr>
            <w:rStyle w:val="hps"/>
            <w:lang w:val="en"/>
          </w:rPr>
          <w:t>s</w:t>
        </w:r>
      </w:ins>
    </w:p>
    <w:p w:rsidR="002D6E23" w:rsidRPr="00E92FB3" w:rsidRDefault="002D6E23" w:rsidP="002D6E23">
      <w:pPr>
        <w:pStyle w:val="Paragrafoelenco"/>
        <w:numPr>
          <w:ilvl w:val="0"/>
          <w:numId w:val="31"/>
        </w:numPr>
        <w:rPr>
          <w:lang w:val="en-US"/>
        </w:rPr>
      </w:pPr>
      <w:r w:rsidRPr="00E92FB3">
        <w:rPr>
          <w:u w:val="single"/>
          <w:lang w:val="en-US"/>
        </w:rPr>
        <w:t>Bin</w:t>
      </w:r>
      <w:r w:rsidRPr="00E92FB3">
        <w:rPr>
          <w:lang w:val="en-US"/>
        </w:rPr>
        <w:t xml:space="preserve">: </w:t>
      </w:r>
      <w:del w:id="913" w:author="Roberto Pompei" w:date="2015-01-15T16:27:00Z">
        <w:r w:rsidR="00E327C2" w:rsidDel="00315F73">
          <w:rPr>
            <w:rStyle w:val="hps"/>
            <w:lang w:val="en"/>
          </w:rPr>
          <w:delText xml:space="preserve">with </w:delText>
        </w:r>
      </w:del>
      <w:ins w:id="914" w:author="Roberto Pompei" w:date="2015-01-15T16:27:00Z">
        <w:r w:rsidR="00315F73">
          <w:rPr>
            <w:rStyle w:val="hps"/>
            <w:lang w:val="en"/>
          </w:rPr>
          <w:t xml:space="preserve">it contains </w:t>
        </w:r>
      </w:ins>
      <w:r w:rsidR="00E327C2">
        <w:rPr>
          <w:rStyle w:val="hps"/>
          <w:lang w:val="en"/>
        </w:rPr>
        <w:t>all the</w:t>
      </w:r>
      <w:r w:rsidR="00E327C2">
        <w:rPr>
          <w:lang w:val="en"/>
        </w:rPr>
        <w:t xml:space="preserve"> </w:t>
      </w:r>
      <w:r w:rsidR="00E327C2">
        <w:rPr>
          <w:rStyle w:val="hps"/>
          <w:lang w:val="en"/>
        </w:rPr>
        <w:t>compiled</w:t>
      </w:r>
      <w:r w:rsidR="00E327C2">
        <w:rPr>
          <w:lang w:val="en"/>
        </w:rPr>
        <w:t xml:space="preserve"> </w:t>
      </w:r>
      <w:r w:rsidR="00E327C2">
        <w:rPr>
          <w:rStyle w:val="hps"/>
          <w:lang w:val="en"/>
        </w:rPr>
        <w:t>dll</w:t>
      </w:r>
      <w:r w:rsidR="00E327C2">
        <w:rPr>
          <w:lang w:val="en"/>
        </w:rPr>
        <w:t xml:space="preserve">, </w:t>
      </w:r>
      <w:r w:rsidR="00E327C2">
        <w:rPr>
          <w:rStyle w:val="hps"/>
          <w:lang w:val="en"/>
        </w:rPr>
        <w:t>the</w:t>
      </w:r>
      <w:r w:rsidR="00E327C2">
        <w:rPr>
          <w:lang w:val="en"/>
        </w:rPr>
        <w:t xml:space="preserve"> </w:t>
      </w:r>
      <w:r w:rsidR="00E327C2">
        <w:rPr>
          <w:rStyle w:val="hps"/>
          <w:lang w:val="en"/>
        </w:rPr>
        <w:t>SDMX</w:t>
      </w:r>
      <w:r w:rsidR="00E327C2">
        <w:rPr>
          <w:lang w:val="en"/>
        </w:rPr>
        <w:t xml:space="preserve"> </w:t>
      </w:r>
      <w:r w:rsidR="00E327C2">
        <w:rPr>
          <w:rStyle w:val="hps"/>
          <w:lang w:val="en"/>
        </w:rPr>
        <w:t>CommonAPI</w:t>
      </w:r>
      <w:r w:rsidR="00E327C2">
        <w:rPr>
          <w:lang w:val="en"/>
        </w:rPr>
        <w:t xml:space="preserve"> </w:t>
      </w:r>
      <w:r w:rsidR="00E327C2">
        <w:rPr>
          <w:rStyle w:val="hps"/>
          <w:lang w:val="en"/>
        </w:rPr>
        <w:t>and configuration files</w:t>
      </w:r>
      <w:r w:rsidR="00E327C2">
        <w:rPr>
          <w:lang w:val="en"/>
        </w:rPr>
        <w:t xml:space="preserve"> </w:t>
      </w:r>
      <w:r w:rsidR="00E327C2">
        <w:rPr>
          <w:rStyle w:val="hps"/>
          <w:lang w:val="en"/>
        </w:rPr>
        <w:t>of the project</w:t>
      </w:r>
    </w:p>
    <w:p w:rsidR="002D6E23" w:rsidRPr="00E92FB3" w:rsidRDefault="002D6E23" w:rsidP="002D6E23">
      <w:pPr>
        <w:pStyle w:val="Paragrafoelenco"/>
        <w:numPr>
          <w:ilvl w:val="0"/>
          <w:numId w:val="31"/>
        </w:numPr>
        <w:rPr>
          <w:lang w:val="en-US"/>
        </w:rPr>
      </w:pPr>
      <w:r w:rsidRPr="00E92FB3">
        <w:rPr>
          <w:u w:val="single"/>
          <w:lang w:val="en-US"/>
        </w:rPr>
        <w:t>Doc</w:t>
      </w:r>
      <w:r w:rsidRPr="00E92FB3">
        <w:rPr>
          <w:lang w:val="en-US"/>
        </w:rPr>
        <w:t xml:space="preserve">: </w:t>
      </w:r>
      <w:del w:id="915" w:author="Roberto Pompei" w:date="2015-01-15T16:27:00Z">
        <w:r w:rsidR="00E327C2" w:rsidDel="00315F73">
          <w:rPr>
            <w:rStyle w:val="hps"/>
            <w:lang w:val="en"/>
          </w:rPr>
          <w:delText>with</w:delText>
        </w:r>
        <w:r w:rsidR="00E327C2" w:rsidDel="00315F73">
          <w:rPr>
            <w:rStyle w:val="shorttext"/>
            <w:lang w:val="en"/>
          </w:rPr>
          <w:delText xml:space="preserve"> </w:delText>
        </w:r>
      </w:del>
      <w:ins w:id="916" w:author="Roberto Pompei" w:date="2015-01-15T16:27:00Z">
        <w:r w:rsidR="00315F73">
          <w:rPr>
            <w:rStyle w:val="shorttext"/>
            <w:lang w:val="en"/>
          </w:rPr>
          <w:t xml:space="preserve">it </w:t>
        </w:r>
        <w:r w:rsidR="00315F73">
          <w:rPr>
            <w:rStyle w:val="hps"/>
            <w:lang w:val="en"/>
          </w:rPr>
          <w:t>contains</w:t>
        </w:r>
        <w:r w:rsidR="00315F73">
          <w:rPr>
            <w:rStyle w:val="shorttext"/>
            <w:lang w:val="en"/>
          </w:rPr>
          <w:t xml:space="preserve"> </w:t>
        </w:r>
      </w:ins>
      <w:r w:rsidR="00E327C2">
        <w:rPr>
          <w:rStyle w:val="hps"/>
          <w:lang w:val="en"/>
        </w:rPr>
        <w:t>all the</w:t>
      </w:r>
      <w:r w:rsidR="00E327C2">
        <w:rPr>
          <w:rStyle w:val="shorttext"/>
          <w:lang w:val="en"/>
        </w:rPr>
        <w:t xml:space="preserve"> </w:t>
      </w:r>
      <w:r w:rsidR="00E327C2">
        <w:rPr>
          <w:rStyle w:val="hps"/>
          <w:lang w:val="en"/>
        </w:rPr>
        <w:t>documentation files</w:t>
      </w:r>
    </w:p>
    <w:p w:rsidR="002D6E23" w:rsidRPr="00E92FB3" w:rsidRDefault="002D6E23" w:rsidP="002D6E23">
      <w:pPr>
        <w:pStyle w:val="Paragrafoelenco"/>
        <w:numPr>
          <w:ilvl w:val="0"/>
          <w:numId w:val="31"/>
        </w:numPr>
        <w:rPr>
          <w:lang w:val="en-US"/>
        </w:rPr>
      </w:pPr>
      <w:r w:rsidRPr="00E92FB3">
        <w:rPr>
          <w:u w:val="single"/>
          <w:lang w:val="en-US"/>
        </w:rPr>
        <w:t>Help</w:t>
      </w:r>
      <w:r w:rsidRPr="00E92FB3">
        <w:rPr>
          <w:lang w:val="en-US"/>
        </w:rPr>
        <w:t xml:space="preserve">: </w:t>
      </w:r>
      <w:del w:id="917" w:author="Roberto Pompei" w:date="2015-01-15T16:27:00Z">
        <w:r w:rsidR="00E327C2" w:rsidDel="00315F73">
          <w:rPr>
            <w:rStyle w:val="hps"/>
            <w:lang w:val="en"/>
          </w:rPr>
          <w:delText xml:space="preserve">with </w:delText>
        </w:r>
      </w:del>
      <w:ins w:id="918" w:author="Roberto Pompei" w:date="2015-01-15T16:27:00Z">
        <w:r w:rsidR="00315F73">
          <w:rPr>
            <w:rStyle w:val="hps"/>
            <w:lang w:val="en"/>
          </w:rPr>
          <w:t xml:space="preserve">it contains </w:t>
        </w:r>
      </w:ins>
      <w:r w:rsidR="00E327C2">
        <w:rPr>
          <w:rStyle w:val="hps"/>
          <w:lang w:val="en"/>
        </w:rPr>
        <w:t>the</w:t>
      </w:r>
      <w:r w:rsidRPr="00E92FB3">
        <w:rPr>
          <w:lang w:val="en-US"/>
        </w:rPr>
        <w:t xml:space="preserve"> file Documentation.chm</w:t>
      </w:r>
    </w:p>
    <w:p w:rsidR="002D6E23" w:rsidRPr="00E92FB3" w:rsidRDefault="002D6E23" w:rsidP="002D6E23">
      <w:pPr>
        <w:pStyle w:val="Paragrafoelenco"/>
        <w:numPr>
          <w:ilvl w:val="0"/>
          <w:numId w:val="31"/>
        </w:numPr>
        <w:rPr>
          <w:lang w:val="en-US"/>
        </w:rPr>
      </w:pPr>
      <w:r w:rsidRPr="00E92FB3">
        <w:rPr>
          <w:u w:val="single"/>
          <w:lang w:val="en-US"/>
        </w:rPr>
        <w:t>Sdmx20</w:t>
      </w:r>
      <w:r w:rsidRPr="00E92FB3">
        <w:rPr>
          <w:lang w:val="en-US"/>
        </w:rPr>
        <w:t xml:space="preserve"> and </w:t>
      </w:r>
      <w:r w:rsidRPr="00E92FB3">
        <w:rPr>
          <w:u w:val="single"/>
          <w:lang w:val="en-US"/>
        </w:rPr>
        <w:t>Sdmx21</w:t>
      </w:r>
      <w:r w:rsidRPr="00E92FB3">
        <w:rPr>
          <w:lang w:val="en-US"/>
        </w:rPr>
        <w:t xml:space="preserve">: </w:t>
      </w:r>
      <w:del w:id="919" w:author="Roberto Pompei" w:date="2015-01-15T16:28:00Z">
        <w:r w:rsidR="00C3419F" w:rsidDel="00315F73">
          <w:rPr>
            <w:rStyle w:val="hps"/>
            <w:lang w:val="en"/>
          </w:rPr>
          <w:delText>with</w:delText>
        </w:r>
      </w:del>
      <w:ins w:id="920" w:author="Roberto Pompei" w:date="2015-01-15T16:28:00Z">
        <w:r w:rsidR="00315F73">
          <w:rPr>
            <w:rStyle w:val="hps"/>
            <w:lang w:val="en"/>
          </w:rPr>
          <w:t xml:space="preserve"> they</w:t>
        </w:r>
      </w:ins>
      <w:del w:id="921" w:author="Roberto Pompei" w:date="2015-01-15T16:28:00Z">
        <w:r w:rsidR="00C3419F" w:rsidDel="00315F73">
          <w:rPr>
            <w:lang w:val="en"/>
          </w:rPr>
          <w:delText xml:space="preserve"> </w:delText>
        </w:r>
      </w:del>
      <w:ins w:id="922" w:author="Roberto Pompei" w:date="2015-01-15T16:28:00Z">
        <w:r w:rsidR="00315F73">
          <w:rPr>
            <w:rStyle w:val="hps"/>
            <w:lang w:val="en"/>
          </w:rPr>
          <w:t>contain</w:t>
        </w:r>
        <w:r w:rsidR="00315F73">
          <w:rPr>
            <w:lang w:val="en"/>
          </w:rPr>
          <w:t xml:space="preserve"> </w:t>
        </w:r>
      </w:ins>
      <w:r w:rsidR="00C3419F">
        <w:rPr>
          <w:rStyle w:val="hps"/>
          <w:lang w:val="en"/>
        </w:rPr>
        <w:t>all files</w:t>
      </w:r>
      <w:r w:rsidR="00C3419F">
        <w:rPr>
          <w:lang w:val="en"/>
        </w:rPr>
        <w:t xml:space="preserve"> </w:t>
      </w:r>
      <w:r w:rsidR="00C3419F">
        <w:rPr>
          <w:rStyle w:val="hps"/>
          <w:lang w:val="en"/>
        </w:rPr>
        <w:t>XML</w:t>
      </w:r>
      <w:r w:rsidR="00C3419F">
        <w:rPr>
          <w:lang w:val="en"/>
        </w:rPr>
        <w:t xml:space="preserve"> </w:t>
      </w:r>
      <w:r w:rsidR="00C3419F">
        <w:rPr>
          <w:rStyle w:val="hps"/>
          <w:lang w:val="en"/>
        </w:rPr>
        <w:t>and</w:t>
      </w:r>
      <w:r w:rsidR="00C3419F">
        <w:rPr>
          <w:lang w:val="en"/>
        </w:rPr>
        <w:t xml:space="preserve"> X</w:t>
      </w:r>
      <w:r w:rsidR="00C3419F">
        <w:rPr>
          <w:rStyle w:val="hps"/>
          <w:lang w:val="en"/>
        </w:rPr>
        <w:t>SD</w:t>
      </w:r>
      <w:r w:rsidR="00C3419F">
        <w:rPr>
          <w:lang w:val="en"/>
        </w:rPr>
        <w:t xml:space="preserve">, </w:t>
      </w:r>
      <w:r w:rsidR="00C3419F">
        <w:rPr>
          <w:rStyle w:val="hps"/>
          <w:lang w:val="en"/>
        </w:rPr>
        <w:t>for the validation of</w:t>
      </w:r>
      <w:r w:rsidR="00C3419F">
        <w:rPr>
          <w:lang w:val="en"/>
        </w:rPr>
        <w:t xml:space="preserve"> </w:t>
      </w:r>
      <w:r w:rsidR="00C3419F">
        <w:rPr>
          <w:rStyle w:val="hps"/>
          <w:lang w:val="en"/>
        </w:rPr>
        <w:t>query</w:t>
      </w:r>
      <w:r w:rsidR="00C3419F">
        <w:rPr>
          <w:lang w:val="en"/>
        </w:rPr>
        <w:t xml:space="preserve"> </w:t>
      </w:r>
      <w:r w:rsidR="00C3419F">
        <w:rPr>
          <w:rStyle w:val="hps"/>
          <w:lang w:val="en"/>
        </w:rPr>
        <w:t>input</w:t>
      </w:r>
      <w:r w:rsidR="00C3419F">
        <w:rPr>
          <w:lang w:val="en"/>
        </w:rPr>
        <w:t xml:space="preserve"> </w:t>
      </w:r>
      <w:r w:rsidR="00C3419F">
        <w:rPr>
          <w:rStyle w:val="hps"/>
          <w:lang w:val="en"/>
        </w:rPr>
        <w:t>services</w:t>
      </w:r>
    </w:p>
    <w:p w:rsidR="002D6E23" w:rsidRPr="00E92FB3" w:rsidRDefault="002D6E23" w:rsidP="002D6E23">
      <w:pPr>
        <w:pStyle w:val="Paragrafoelenco"/>
        <w:numPr>
          <w:ilvl w:val="0"/>
          <w:numId w:val="31"/>
        </w:numPr>
        <w:rPr>
          <w:lang w:val="en-US"/>
        </w:rPr>
      </w:pPr>
      <w:r w:rsidRPr="00E92FB3">
        <w:rPr>
          <w:u w:val="single"/>
          <w:lang w:val="en-US"/>
        </w:rPr>
        <w:t>TestClient</w:t>
      </w:r>
      <w:r w:rsidRPr="00E92FB3">
        <w:rPr>
          <w:lang w:val="en-US"/>
        </w:rPr>
        <w:t xml:space="preserve">: </w:t>
      </w:r>
      <w:del w:id="923" w:author="Roberto Pompei" w:date="2015-01-15T16:40:00Z">
        <w:r w:rsidR="00C3419F" w:rsidDel="004B26F4">
          <w:rPr>
            <w:rStyle w:val="hps"/>
            <w:lang w:val="en"/>
          </w:rPr>
          <w:delText>with</w:delText>
        </w:r>
        <w:r w:rsidR="00C3419F" w:rsidDel="004B26F4">
          <w:rPr>
            <w:lang w:val="en"/>
          </w:rPr>
          <w:delText xml:space="preserve"> </w:delText>
        </w:r>
      </w:del>
      <w:ins w:id="924" w:author="Roberto Pompei" w:date="2015-01-15T16:40:00Z">
        <w:r w:rsidR="004B26F4">
          <w:rPr>
            <w:rStyle w:val="hps"/>
            <w:lang w:val="en"/>
          </w:rPr>
          <w:t xml:space="preserve">contains </w:t>
        </w:r>
      </w:ins>
      <w:r w:rsidR="00C3419F">
        <w:rPr>
          <w:rStyle w:val="hps"/>
          <w:lang w:val="en"/>
        </w:rPr>
        <w:t>the folder</w:t>
      </w:r>
      <w:r w:rsidR="00C3419F">
        <w:rPr>
          <w:lang w:val="en"/>
        </w:rPr>
        <w:t xml:space="preserve"> </w:t>
      </w:r>
      <w:r w:rsidR="00C3419F">
        <w:rPr>
          <w:rStyle w:val="hps"/>
          <w:lang w:val="en"/>
        </w:rPr>
        <w:t>containing the</w:t>
      </w:r>
      <w:r w:rsidR="00C3419F">
        <w:rPr>
          <w:lang w:val="en"/>
        </w:rPr>
        <w:t xml:space="preserve"> </w:t>
      </w:r>
      <w:r w:rsidR="00C3419F">
        <w:rPr>
          <w:rStyle w:val="hps"/>
          <w:lang w:val="en"/>
        </w:rPr>
        <w:t>realease</w:t>
      </w:r>
      <w:r w:rsidR="00C3419F">
        <w:rPr>
          <w:lang w:val="en"/>
        </w:rPr>
        <w:t xml:space="preserve"> </w:t>
      </w:r>
      <w:r w:rsidR="00C3419F">
        <w:rPr>
          <w:rStyle w:val="hps"/>
          <w:lang w:val="en"/>
        </w:rPr>
        <w:t>of the project</w:t>
      </w:r>
      <w:r w:rsidR="00C3419F">
        <w:rPr>
          <w:lang w:val="en"/>
        </w:rPr>
        <w:t xml:space="preserve"> </w:t>
      </w:r>
      <w:r w:rsidR="00C3419F">
        <w:rPr>
          <w:rStyle w:val="hps"/>
          <w:lang w:val="en"/>
        </w:rPr>
        <w:t>TestOnTheFlyClient</w:t>
      </w:r>
      <w:r w:rsidR="00C3419F">
        <w:rPr>
          <w:lang w:val="en"/>
        </w:rPr>
        <w:t xml:space="preserve">, </w:t>
      </w:r>
      <w:r w:rsidR="00C3419F">
        <w:rPr>
          <w:rStyle w:val="hps"/>
          <w:lang w:val="en"/>
        </w:rPr>
        <w:t>and the same</w:t>
      </w:r>
      <w:r w:rsidR="00C3419F">
        <w:rPr>
          <w:lang w:val="en"/>
        </w:rPr>
        <w:t xml:space="preserve"> </w:t>
      </w:r>
      <w:r w:rsidR="00C3419F">
        <w:rPr>
          <w:rStyle w:val="hps"/>
          <w:lang w:val="en"/>
        </w:rPr>
        <w:t>in zip format</w:t>
      </w:r>
      <w:r w:rsidR="00C3419F">
        <w:rPr>
          <w:lang w:val="en"/>
        </w:rPr>
        <w:t xml:space="preserve"> </w:t>
      </w:r>
      <w:r w:rsidR="00C3419F">
        <w:rPr>
          <w:rStyle w:val="hps"/>
          <w:lang w:val="en"/>
        </w:rPr>
        <w:t>under the name of</w:t>
      </w:r>
      <w:r w:rsidR="00C3419F">
        <w:rPr>
          <w:lang w:val="en"/>
        </w:rPr>
        <w:t xml:space="preserve"> </w:t>
      </w:r>
      <w:r w:rsidR="00C3419F">
        <w:rPr>
          <w:rStyle w:val="hps"/>
          <w:lang w:val="en"/>
        </w:rPr>
        <w:t>"</w:t>
      </w:r>
      <w:r w:rsidR="00C3419F">
        <w:rPr>
          <w:lang w:val="en"/>
        </w:rPr>
        <w:t>xcopy".</w:t>
      </w:r>
    </w:p>
    <w:p w:rsidR="002D6E23" w:rsidRPr="00E92FB3" w:rsidRDefault="002D6E23">
      <w:pPr>
        <w:rPr>
          <w:lang w:val="en-US"/>
        </w:rPr>
      </w:pPr>
    </w:p>
    <w:sectPr w:rsidR="002D6E23" w:rsidRPr="00E92FB3" w:rsidSect="00BA1441">
      <w:headerReference w:type="default" r:id="rId25"/>
      <w:footerReference w:type="default" r:id="rId26"/>
      <w:headerReference w:type="first" r:id="rId27"/>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A4E" w:rsidRDefault="00044A4E" w:rsidP="00E4771C">
      <w:r>
        <w:separator/>
      </w:r>
    </w:p>
  </w:endnote>
  <w:endnote w:type="continuationSeparator" w:id="0">
    <w:p w:rsidR="00044A4E" w:rsidRDefault="00044A4E" w:rsidP="00E47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PBEEB+TimesNewRoman">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519316"/>
      <w:docPartObj>
        <w:docPartGallery w:val="Page Numbers (Bottom of Page)"/>
        <w:docPartUnique/>
      </w:docPartObj>
    </w:sdtPr>
    <w:sdtEndPr>
      <w:rPr>
        <w:color w:val="808080" w:themeColor="background1" w:themeShade="80"/>
        <w:spacing w:val="60"/>
      </w:rPr>
    </w:sdtEndPr>
    <w:sdtContent>
      <w:p w:rsidR="00495781" w:rsidRDefault="00495781">
        <w:pPr>
          <w:pStyle w:val="Pidipagina"/>
          <w:pBdr>
            <w:top w:val="single" w:sz="4" w:space="1" w:color="D9D9D9" w:themeColor="background1" w:themeShade="D9"/>
          </w:pBdr>
          <w:rPr>
            <w:b/>
            <w:bCs/>
          </w:rPr>
        </w:pPr>
        <w:r>
          <w:fldChar w:fldCharType="begin"/>
        </w:r>
        <w:r>
          <w:instrText xml:space="preserve"> PAGE   \* MERGEFORMAT </w:instrText>
        </w:r>
        <w:r>
          <w:fldChar w:fldCharType="separate"/>
        </w:r>
        <w:r w:rsidR="00BB513A" w:rsidRPr="00BB513A">
          <w:rPr>
            <w:b/>
            <w:bCs/>
            <w:noProof/>
          </w:rPr>
          <w:t>29</w:t>
        </w:r>
        <w:r>
          <w:rPr>
            <w:b/>
            <w:bCs/>
            <w:noProof/>
          </w:rPr>
          <w:fldChar w:fldCharType="end"/>
        </w:r>
        <w:r>
          <w:rPr>
            <w:b/>
            <w:bCs/>
          </w:rPr>
          <w:t xml:space="preserve"> | </w:t>
        </w:r>
        <w:r>
          <w:rPr>
            <w:color w:val="808080" w:themeColor="background1" w:themeShade="80"/>
            <w:spacing w:val="60"/>
          </w:rPr>
          <w:t>Page</w:t>
        </w:r>
      </w:p>
    </w:sdtContent>
  </w:sdt>
  <w:p w:rsidR="00495781" w:rsidRDefault="00495781">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A4E" w:rsidRDefault="00044A4E" w:rsidP="00E4771C">
      <w:r>
        <w:separator/>
      </w:r>
    </w:p>
  </w:footnote>
  <w:footnote w:type="continuationSeparator" w:id="0">
    <w:p w:rsidR="00044A4E" w:rsidRDefault="00044A4E" w:rsidP="00E477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781" w:rsidRDefault="00495781">
    <w:pPr>
      <w:pStyle w:val="Intestazione"/>
    </w:pPr>
    <w:r>
      <w:rPr>
        <w:noProof/>
        <w:lang w:eastAsia="it-IT"/>
      </w:rPr>
      <mc:AlternateContent>
        <mc:Choice Requires="wps">
          <w:drawing>
            <wp:anchor distT="0" distB="0" distL="114300" distR="114300" simplePos="0" relativeHeight="251659264" behindDoc="0" locked="0" layoutInCell="1" allowOverlap="1" wp14:anchorId="3CD25EE2" wp14:editId="6D8EE0A3">
              <wp:simplePos x="0" y="0"/>
              <wp:positionH relativeFrom="column">
                <wp:posOffset>3800475</wp:posOffset>
              </wp:positionH>
              <wp:positionV relativeFrom="paragraph">
                <wp:posOffset>85090</wp:posOffset>
              </wp:positionV>
              <wp:extent cx="2374265" cy="1403985"/>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95781" w:rsidRPr="00E92FB3" w:rsidRDefault="00495781" w:rsidP="00E4771C">
                          <w:pPr>
                            <w:jc w:val="right"/>
                            <w:rPr>
                              <w:i/>
                              <w:sz w:val="18"/>
                              <w:szCs w:val="18"/>
                              <w:lang w:val="en-US"/>
                            </w:rPr>
                          </w:pPr>
                          <w:r w:rsidRPr="00E92FB3">
                            <w:rPr>
                              <w:i/>
                              <w:sz w:val="18"/>
                              <w:szCs w:val="18"/>
                              <w:lang w:val="en-US"/>
                            </w:rPr>
                            <w:t xml:space="preserve">PSS/D </w:t>
                          </w:r>
                          <w:r w:rsidRPr="0042504C">
                            <w:rPr>
                              <w:i/>
                              <w:sz w:val="18"/>
                              <w:szCs w:val="18"/>
                              <w:lang w:val="en-US"/>
                            </w:rPr>
                            <w:t>Technologies for the integration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D25EE2" id="_x0000_t202" coordsize="21600,21600" o:spt="202" path="m,l,21600r21600,l21600,xe">
              <v:stroke joinstyle="miter"/>
              <v:path gradientshapeok="t" o:connecttype="rect"/>
            </v:shapetype>
            <v:shape id="Text Box 2" o:spid="_x0000_s1026" type="#_x0000_t202" style="position:absolute;margin-left:299.25pt;margin-top:6.7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" stroked="f">
              <v:textbox style="mso-fit-shape-to-text:t">
                <w:txbxContent>
                  <w:p w:rsidR="00495781" w:rsidRPr="00E92FB3" w:rsidRDefault="00495781" w:rsidP="00E4771C">
                    <w:pPr>
                      <w:jc w:val="right"/>
                      <w:rPr>
                        <w:i/>
                        <w:sz w:val="18"/>
                        <w:szCs w:val="18"/>
                        <w:lang w:val="en-US"/>
                      </w:rPr>
                    </w:pPr>
                    <w:r w:rsidRPr="00E92FB3">
                      <w:rPr>
                        <w:i/>
                        <w:sz w:val="18"/>
                        <w:szCs w:val="18"/>
                        <w:lang w:val="en-US"/>
                      </w:rPr>
                      <w:t xml:space="preserve">PSS/D </w:t>
                    </w:r>
                    <w:r w:rsidRPr="0042504C">
                      <w:rPr>
                        <w:i/>
                        <w:sz w:val="18"/>
                        <w:szCs w:val="18"/>
                        <w:lang w:val="en-US"/>
                      </w:rPr>
                      <w:t>Technologies for the integration</w:t>
                    </w:r>
                  </w:p>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1D4CB392" wp14:editId="2291A050">
              <wp:simplePos x="0" y="0"/>
              <wp:positionH relativeFrom="column">
                <wp:posOffset>-158115</wp:posOffset>
              </wp:positionH>
              <wp:positionV relativeFrom="paragraph">
                <wp:posOffset>350520</wp:posOffset>
              </wp:positionV>
              <wp:extent cx="6400800" cy="8255"/>
              <wp:effectExtent l="0" t="0" r="19050" b="29845"/>
              <wp:wrapNone/>
              <wp:docPr id="2" name="Straight Connector 2"/>
              <wp:cNvGraphicFramePr/>
              <a:graphic xmlns:a="http://schemas.openxmlformats.org/drawingml/2006/main">
                <a:graphicData uri="http://schemas.microsoft.com/office/word/2010/wordprocessingShape">
                  <wps:wsp>
                    <wps:cNvCnPr/>
                    <wps:spPr>
                      <a:xfrm>
                        <a:off x="0" y="0"/>
                        <a:ext cx="6400800"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98C86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27.6pt" to="491.5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" strokecolor="#4579b8 [3044]"/>
          </w:pict>
        </mc:Fallback>
      </mc:AlternateContent>
    </w:r>
    <w:r>
      <w:rPr>
        <w:noProof/>
        <w:lang w:eastAsia="it-IT"/>
      </w:rPr>
      <w:drawing>
        <wp:inline distT="0" distB="0" distL="0" distR="0" wp14:anchorId="47BFE059" wp14:editId="270E9485">
          <wp:extent cx="847344" cy="285164"/>
          <wp:effectExtent l="0" t="0" r="0" b="635"/>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iccoloIstat.png"/>
                  <pic:cNvPicPr/>
                </pic:nvPicPr>
                <pic:blipFill>
                  <a:blip r:embed="rId1">
                    <a:extLst>
                      <a:ext uri="{28A0092B-C50C-407E-A947-70E740481C1C}">
                        <a14:useLocalDpi xmlns:a14="http://schemas.microsoft.com/office/drawing/2010/main" val="0"/>
                      </a:ext>
                    </a:extLst>
                  </a:blip>
                  <a:stretch>
                    <a:fillRect/>
                  </a:stretch>
                </pic:blipFill>
                <pic:spPr>
                  <a:xfrm>
                    <a:off x="0" y="0"/>
                    <a:ext cx="846270" cy="284803"/>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781" w:rsidRDefault="00495781">
    <w:pPr>
      <w:pStyle w:val="Intestazione"/>
    </w:pPr>
    <w:r>
      <w:rPr>
        <w:noProof/>
        <w:lang w:eastAsia="it-IT"/>
      </w:rPr>
      <w:drawing>
        <wp:inline distT="0" distB="0" distL="0" distR="0" wp14:anchorId="75647227" wp14:editId="297C3915">
          <wp:extent cx="847344" cy="285164"/>
          <wp:effectExtent l="0" t="0" r="0" b="635"/>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iccoloIstat.png"/>
                  <pic:cNvPicPr/>
                </pic:nvPicPr>
                <pic:blipFill>
                  <a:blip r:embed="rId1">
                    <a:extLst>
                      <a:ext uri="{28A0092B-C50C-407E-A947-70E740481C1C}">
                        <a14:useLocalDpi xmlns:a14="http://schemas.microsoft.com/office/drawing/2010/main" val="0"/>
                      </a:ext>
                    </a:extLst>
                  </a:blip>
                  <a:stretch>
                    <a:fillRect/>
                  </a:stretch>
                </pic:blipFill>
                <pic:spPr>
                  <a:xfrm>
                    <a:off x="0" y="0"/>
                    <a:ext cx="846270" cy="284803"/>
                  </a:xfrm>
                  <a:prstGeom prst="rect">
                    <a:avLst/>
                  </a:prstGeom>
                </pic:spPr>
              </pic:pic>
            </a:graphicData>
          </a:graphic>
        </wp:inline>
      </w:drawing>
    </w:r>
    <w:r>
      <w:rPr>
        <w:noProof/>
        <w:lang w:eastAsia="it-IT"/>
      </w:rPr>
      <mc:AlternateContent>
        <mc:Choice Requires="wps">
          <w:drawing>
            <wp:anchor distT="0" distB="0" distL="114300" distR="114300" simplePos="0" relativeHeight="251662336" behindDoc="0" locked="0" layoutInCell="1" allowOverlap="1" wp14:anchorId="1DA6984C" wp14:editId="1B2D61E5">
              <wp:simplePos x="0" y="0"/>
              <wp:positionH relativeFrom="column">
                <wp:posOffset>4162425</wp:posOffset>
              </wp:positionH>
              <wp:positionV relativeFrom="paragraph">
                <wp:posOffset>218440</wp:posOffset>
              </wp:positionV>
              <wp:extent cx="2374265" cy="1403985"/>
              <wp:effectExtent l="0" t="0" r="952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95781" w:rsidRPr="00E92FB3" w:rsidRDefault="00495781" w:rsidP="00104A4F">
                          <w:pPr>
                            <w:jc w:val="right"/>
                            <w:rPr>
                              <w:i/>
                              <w:sz w:val="18"/>
                              <w:szCs w:val="18"/>
                              <w:lang w:val="en-US"/>
                            </w:rPr>
                          </w:pPr>
                          <w:r w:rsidRPr="00E92FB3">
                            <w:rPr>
                              <w:i/>
                              <w:sz w:val="18"/>
                              <w:szCs w:val="18"/>
                              <w:lang w:val="en-US"/>
                            </w:rPr>
                            <w:t xml:space="preserve">PSS/D </w:t>
                          </w:r>
                          <w:r w:rsidRPr="0042504C">
                            <w:rPr>
                              <w:i/>
                              <w:sz w:val="18"/>
                              <w:szCs w:val="18"/>
                              <w:lang w:val="en-US"/>
                            </w:rPr>
                            <w:t>Technologies for the integration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A6984C" id="_x0000_t202" coordsize="21600,21600" o:spt="202" path="m,l,21600r21600,l21600,xe">
              <v:stroke joinstyle="miter"/>
              <v:path gradientshapeok="t" o:connecttype="rect"/>
            </v:shapetype>
            <v:shape id="_x0000_s1027" type="#_x0000_t202" style="position:absolute;margin-left:327.75pt;margin-top:17.2pt;width:186.95pt;height:110.55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" stroked="f">
              <v:textbox style="mso-fit-shape-to-text:t">
                <w:txbxContent>
                  <w:p w:rsidR="00495781" w:rsidRPr="00E92FB3" w:rsidRDefault="00495781" w:rsidP="00104A4F">
                    <w:pPr>
                      <w:jc w:val="right"/>
                      <w:rPr>
                        <w:i/>
                        <w:sz w:val="18"/>
                        <w:szCs w:val="18"/>
                        <w:lang w:val="en-US"/>
                      </w:rPr>
                    </w:pPr>
                    <w:r w:rsidRPr="00E92FB3">
                      <w:rPr>
                        <w:i/>
                        <w:sz w:val="18"/>
                        <w:szCs w:val="18"/>
                        <w:lang w:val="en-US"/>
                      </w:rPr>
                      <w:t xml:space="preserve">PSS/D </w:t>
                    </w:r>
                    <w:r w:rsidRPr="0042504C">
                      <w:rPr>
                        <w:i/>
                        <w:sz w:val="18"/>
                        <w:szCs w:val="18"/>
                        <w:lang w:val="en-US"/>
                      </w:rPr>
                      <w:t>Technologies for the integration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849D7"/>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1AC2946"/>
    <w:multiLevelType w:val="hybridMultilevel"/>
    <w:tmpl w:val="202823CE"/>
    <w:lvl w:ilvl="0" w:tplc="DBCCCBC6">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CC14C2"/>
    <w:multiLevelType w:val="hybridMultilevel"/>
    <w:tmpl w:val="15DE23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020AF4"/>
    <w:multiLevelType w:val="hybridMultilevel"/>
    <w:tmpl w:val="B1EC2B2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6900D2"/>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CF1BC1"/>
    <w:multiLevelType w:val="hybridMultilevel"/>
    <w:tmpl w:val="EEDCFBD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A85D41"/>
    <w:multiLevelType w:val="hybridMultilevel"/>
    <w:tmpl w:val="903E433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CE4D40"/>
    <w:multiLevelType w:val="hybridMultilevel"/>
    <w:tmpl w:val="A0BE253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8" w15:restartNumberingAfterBreak="0">
    <w:nsid w:val="204D54C8"/>
    <w:multiLevelType w:val="hybridMultilevel"/>
    <w:tmpl w:val="7CCE831A"/>
    <w:lvl w:ilvl="0" w:tplc="F1E47888">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F33504"/>
    <w:multiLevelType w:val="hybridMultilevel"/>
    <w:tmpl w:val="47260DD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A00040"/>
    <w:multiLevelType w:val="hybridMultilevel"/>
    <w:tmpl w:val="880A55EE"/>
    <w:lvl w:ilvl="0" w:tplc="04100003">
      <w:start w:val="1"/>
      <w:numFmt w:val="bullet"/>
      <w:lvlText w:val="o"/>
      <w:lvlJc w:val="left"/>
      <w:pPr>
        <w:ind w:left="3338" w:hanging="360"/>
      </w:pPr>
      <w:rPr>
        <w:rFonts w:ascii="Courier New" w:hAnsi="Courier New" w:cs="Courier New" w:hint="default"/>
      </w:rPr>
    </w:lvl>
    <w:lvl w:ilvl="1" w:tplc="04100003" w:tentative="1">
      <w:start w:val="1"/>
      <w:numFmt w:val="bullet"/>
      <w:lvlText w:val="o"/>
      <w:lvlJc w:val="left"/>
      <w:pPr>
        <w:ind w:left="4058" w:hanging="360"/>
      </w:pPr>
      <w:rPr>
        <w:rFonts w:ascii="Courier New" w:hAnsi="Courier New" w:cs="Courier New" w:hint="default"/>
      </w:rPr>
    </w:lvl>
    <w:lvl w:ilvl="2" w:tplc="04100005" w:tentative="1">
      <w:start w:val="1"/>
      <w:numFmt w:val="bullet"/>
      <w:lvlText w:val=""/>
      <w:lvlJc w:val="left"/>
      <w:pPr>
        <w:ind w:left="4778" w:hanging="360"/>
      </w:pPr>
      <w:rPr>
        <w:rFonts w:ascii="Wingdings" w:hAnsi="Wingdings" w:hint="default"/>
      </w:rPr>
    </w:lvl>
    <w:lvl w:ilvl="3" w:tplc="04100001" w:tentative="1">
      <w:start w:val="1"/>
      <w:numFmt w:val="bullet"/>
      <w:lvlText w:val=""/>
      <w:lvlJc w:val="left"/>
      <w:pPr>
        <w:ind w:left="5498" w:hanging="360"/>
      </w:pPr>
      <w:rPr>
        <w:rFonts w:ascii="Symbol" w:hAnsi="Symbol" w:hint="default"/>
      </w:rPr>
    </w:lvl>
    <w:lvl w:ilvl="4" w:tplc="04100003" w:tentative="1">
      <w:start w:val="1"/>
      <w:numFmt w:val="bullet"/>
      <w:lvlText w:val="o"/>
      <w:lvlJc w:val="left"/>
      <w:pPr>
        <w:ind w:left="6218" w:hanging="360"/>
      </w:pPr>
      <w:rPr>
        <w:rFonts w:ascii="Courier New" w:hAnsi="Courier New" w:cs="Courier New" w:hint="default"/>
      </w:rPr>
    </w:lvl>
    <w:lvl w:ilvl="5" w:tplc="04100005" w:tentative="1">
      <w:start w:val="1"/>
      <w:numFmt w:val="bullet"/>
      <w:lvlText w:val=""/>
      <w:lvlJc w:val="left"/>
      <w:pPr>
        <w:ind w:left="6938" w:hanging="360"/>
      </w:pPr>
      <w:rPr>
        <w:rFonts w:ascii="Wingdings" w:hAnsi="Wingdings" w:hint="default"/>
      </w:rPr>
    </w:lvl>
    <w:lvl w:ilvl="6" w:tplc="04100001" w:tentative="1">
      <w:start w:val="1"/>
      <w:numFmt w:val="bullet"/>
      <w:lvlText w:val=""/>
      <w:lvlJc w:val="left"/>
      <w:pPr>
        <w:ind w:left="7658" w:hanging="360"/>
      </w:pPr>
      <w:rPr>
        <w:rFonts w:ascii="Symbol" w:hAnsi="Symbol" w:hint="default"/>
      </w:rPr>
    </w:lvl>
    <w:lvl w:ilvl="7" w:tplc="04100003" w:tentative="1">
      <w:start w:val="1"/>
      <w:numFmt w:val="bullet"/>
      <w:lvlText w:val="o"/>
      <w:lvlJc w:val="left"/>
      <w:pPr>
        <w:ind w:left="8378" w:hanging="360"/>
      </w:pPr>
      <w:rPr>
        <w:rFonts w:ascii="Courier New" w:hAnsi="Courier New" w:cs="Courier New" w:hint="default"/>
      </w:rPr>
    </w:lvl>
    <w:lvl w:ilvl="8" w:tplc="04100005" w:tentative="1">
      <w:start w:val="1"/>
      <w:numFmt w:val="bullet"/>
      <w:lvlText w:val=""/>
      <w:lvlJc w:val="left"/>
      <w:pPr>
        <w:ind w:left="9098" w:hanging="360"/>
      </w:pPr>
      <w:rPr>
        <w:rFonts w:ascii="Wingdings" w:hAnsi="Wingdings" w:hint="default"/>
      </w:rPr>
    </w:lvl>
  </w:abstractNum>
  <w:abstractNum w:abstractNumId="11" w15:restartNumberingAfterBreak="0">
    <w:nsid w:val="293758D8"/>
    <w:multiLevelType w:val="hybridMultilevel"/>
    <w:tmpl w:val="1BB68CE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E36909"/>
    <w:multiLevelType w:val="hybridMultilevel"/>
    <w:tmpl w:val="E668A4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0909C3"/>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154AAE"/>
    <w:multiLevelType w:val="hybridMultilevel"/>
    <w:tmpl w:val="8182C1C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D764634"/>
    <w:multiLevelType w:val="hybridMultilevel"/>
    <w:tmpl w:val="904E62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04F03D1"/>
    <w:multiLevelType w:val="hybridMultilevel"/>
    <w:tmpl w:val="1DF4A33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0C2406"/>
    <w:multiLevelType w:val="hybridMultilevel"/>
    <w:tmpl w:val="86363FD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3E51017"/>
    <w:multiLevelType w:val="hybridMultilevel"/>
    <w:tmpl w:val="0DD038FC"/>
    <w:lvl w:ilvl="0" w:tplc="04100003">
      <w:start w:val="1"/>
      <w:numFmt w:val="bullet"/>
      <w:lvlText w:val="o"/>
      <w:lvlJc w:val="left"/>
      <w:pPr>
        <w:ind w:left="1287" w:hanging="360"/>
      </w:pPr>
      <w:rPr>
        <w:rFonts w:ascii="Courier New" w:hAnsi="Courier New" w:cs="Courier New"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9" w15:restartNumberingAfterBreak="0">
    <w:nsid w:val="36312448"/>
    <w:multiLevelType w:val="hybridMultilevel"/>
    <w:tmpl w:val="2274434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509E2"/>
    <w:multiLevelType w:val="hybridMultilevel"/>
    <w:tmpl w:val="CA2CB90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316693"/>
    <w:multiLevelType w:val="hybridMultilevel"/>
    <w:tmpl w:val="233AAE9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B7041DB"/>
    <w:multiLevelType w:val="hybridMultilevel"/>
    <w:tmpl w:val="5C9C372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BD7EAE"/>
    <w:multiLevelType w:val="hybridMultilevel"/>
    <w:tmpl w:val="4582FD7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27802EB"/>
    <w:multiLevelType w:val="hybridMultilevel"/>
    <w:tmpl w:val="4F08566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3049FF"/>
    <w:multiLevelType w:val="hybridMultilevel"/>
    <w:tmpl w:val="09D69DA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9F0257"/>
    <w:multiLevelType w:val="hybridMultilevel"/>
    <w:tmpl w:val="E7FE8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7C78EC"/>
    <w:multiLevelType w:val="hybridMultilevel"/>
    <w:tmpl w:val="820215CC"/>
    <w:lvl w:ilvl="0" w:tplc="0410000D">
      <w:start w:val="1"/>
      <w:numFmt w:val="bullet"/>
      <w:lvlText w:val=""/>
      <w:lvlJc w:val="left"/>
      <w:pPr>
        <w:ind w:left="1429" w:hanging="360"/>
      </w:pPr>
      <w:rPr>
        <w:rFonts w:ascii="Wingdings" w:hAnsi="Wingdings"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5D513C22"/>
    <w:multiLevelType w:val="hybridMultilevel"/>
    <w:tmpl w:val="1354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54E2F"/>
    <w:multiLevelType w:val="hybridMultilevel"/>
    <w:tmpl w:val="CABE6808"/>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A754C5"/>
    <w:multiLevelType w:val="hybridMultilevel"/>
    <w:tmpl w:val="91F4A67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A020A9"/>
    <w:multiLevelType w:val="hybridMultilevel"/>
    <w:tmpl w:val="422ABCE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942929"/>
    <w:multiLevelType w:val="hybridMultilevel"/>
    <w:tmpl w:val="9260EBA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990602"/>
    <w:multiLevelType w:val="hybridMultilevel"/>
    <w:tmpl w:val="403456F2"/>
    <w:lvl w:ilvl="0" w:tplc="0410000D">
      <w:start w:val="1"/>
      <w:numFmt w:val="bullet"/>
      <w:lvlText w:val=""/>
      <w:lvlJc w:val="left"/>
      <w:pPr>
        <w:ind w:left="3338" w:hanging="360"/>
      </w:pPr>
      <w:rPr>
        <w:rFonts w:ascii="Wingdings" w:hAnsi="Wingdings" w:hint="default"/>
      </w:rPr>
    </w:lvl>
    <w:lvl w:ilvl="1" w:tplc="04100003" w:tentative="1">
      <w:start w:val="1"/>
      <w:numFmt w:val="bullet"/>
      <w:lvlText w:val="o"/>
      <w:lvlJc w:val="left"/>
      <w:pPr>
        <w:ind w:left="4058" w:hanging="360"/>
      </w:pPr>
      <w:rPr>
        <w:rFonts w:ascii="Courier New" w:hAnsi="Courier New" w:cs="Courier New" w:hint="default"/>
      </w:rPr>
    </w:lvl>
    <w:lvl w:ilvl="2" w:tplc="04100005" w:tentative="1">
      <w:start w:val="1"/>
      <w:numFmt w:val="bullet"/>
      <w:lvlText w:val=""/>
      <w:lvlJc w:val="left"/>
      <w:pPr>
        <w:ind w:left="4778" w:hanging="360"/>
      </w:pPr>
      <w:rPr>
        <w:rFonts w:ascii="Wingdings" w:hAnsi="Wingdings" w:hint="default"/>
      </w:rPr>
    </w:lvl>
    <w:lvl w:ilvl="3" w:tplc="04100001" w:tentative="1">
      <w:start w:val="1"/>
      <w:numFmt w:val="bullet"/>
      <w:lvlText w:val=""/>
      <w:lvlJc w:val="left"/>
      <w:pPr>
        <w:ind w:left="5498" w:hanging="360"/>
      </w:pPr>
      <w:rPr>
        <w:rFonts w:ascii="Symbol" w:hAnsi="Symbol" w:hint="default"/>
      </w:rPr>
    </w:lvl>
    <w:lvl w:ilvl="4" w:tplc="04100003" w:tentative="1">
      <w:start w:val="1"/>
      <w:numFmt w:val="bullet"/>
      <w:lvlText w:val="o"/>
      <w:lvlJc w:val="left"/>
      <w:pPr>
        <w:ind w:left="6218" w:hanging="360"/>
      </w:pPr>
      <w:rPr>
        <w:rFonts w:ascii="Courier New" w:hAnsi="Courier New" w:cs="Courier New" w:hint="default"/>
      </w:rPr>
    </w:lvl>
    <w:lvl w:ilvl="5" w:tplc="04100005" w:tentative="1">
      <w:start w:val="1"/>
      <w:numFmt w:val="bullet"/>
      <w:lvlText w:val=""/>
      <w:lvlJc w:val="left"/>
      <w:pPr>
        <w:ind w:left="6938" w:hanging="360"/>
      </w:pPr>
      <w:rPr>
        <w:rFonts w:ascii="Wingdings" w:hAnsi="Wingdings" w:hint="default"/>
      </w:rPr>
    </w:lvl>
    <w:lvl w:ilvl="6" w:tplc="04100001" w:tentative="1">
      <w:start w:val="1"/>
      <w:numFmt w:val="bullet"/>
      <w:lvlText w:val=""/>
      <w:lvlJc w:val="left"/>
      <w:pPr>
        <w:ind w:left="7658" w:hanging="360"/>
      </w:pPr>
      <w:rPr>
        <w:rFonts w:ascii="Symbol" w:hAnsi="Symbol" w:hint="default"/>
      </w:rPr>
    </w:lvl>
    <w:lvl w:ilvl="7" w:tplc="04100003" w:tentative="1">
      <w:start w:val="1"/>
      <w:numFmt w:val="bullet"/>
      <w:lvlText w:val="o"/>
      <w:lvlJc w:val="left"/>
      <w:pPr>
        <w:ind w:left="8378" w:hanging="360"/>
      </w:pPr>
      <w:rPr>
        <w:rFonts w:ascii="Courier New" w:hAnsi="Courier New" w:cs="Courier New" w:hint="default"/>
      </w:rPr>
    </w:lvl>
    <w:lvl w:ilvl="8" w:tplc="04100005" w:tentative="1">
      <w:start w:val="1"/>
      <w:numFmt w:val="bullet"/>
      <w:lvlText w:val=""/>
      <w:lvlJc w:val="left"/>
      <w:pPr>
        <w:ind w:left="9098" w:hanging="360"/>
      </w:pPr>
      <w:rPr>
        <w:rFonts w:ascii="Wingdings" w:hAnsi="Wingdings" w:hint="default"/>
      </w:rPr>
    </w:lvl>
  </w:abstractNum>
  <w:abstractNum w:abstractNumId="34" w15:restartNumberingAfterBreak="0">
    <w:nsid w:val="785B062E"/>
    <w:multiLevelType w:val="hybridMultilevel"/>
    <w:tmpl w:val="855A2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FF0613"/>
    <w:multiLevelType w:val="hybridMultilevel"/>
    <w:tmpl w:val="5E3EC41A"/>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CD65FC"/>
    <w:multiLevelType w:val="hybridMultilevel"/>
    <w:tmpl w:val="85AC9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1"/>
  </w:num>
  <w:num w:numId="4">
    <w:abstractNumId w:val="4"/>
  </w:num>
  <w:num w:numId="5">
    <w:abstractNumId w:val="9"/>
  </w:num>
  <w:num w:numId="6">
    <w:abstractNumId w:val="26"/>
  </w:num>
  <w:num w:numId="7">
    <w:abstractNumId w:val="12"/>
  </w:num>
  <w:num w:numId="8">
    <w:abstractNumId w:val="8"/>
  </w:num>
  <w:num w:numId="9">
    <w:abstractNumId w:val="31"/>
  </w:num>
  <w:num w:numId="10">
    <w:abstractNumId w:val="23"/>
  </w:num>
  <w:num w:numId="11">
    <w:abstractNumId w:val="36"/>
  </w:num>
  <w:num w:numId="12">
    <w:abstractNumId w:val="24"/>
  </w:num>
  <w:num w:numId="13">
    <w:abstractNumId w:val="32"/>
  </w:num>
  <w:num w:numId="14">
    <w:abstractNumId w:val="35"/>
  </w:num>
  <w:num w:numId="15">
    <w:abstractNumId w:val="25"/>
  </w:num>
  <w:num w:numId="16">
    <w:abstractNumId w:val="1"/>
  </w:num>
  <w:num w:numId="17">
    <w:abstractNumId w:val="34"/>
  </w:num>
  <w:num w:numId="18">
    <w:abstractNumId w:val="28"/>
  </w:num>
  <w:num w:numId="19">
    <w:abstractNumId w:val="33"/>
  </w:num>
  <w:num w:numId="20">
    <w:abstractNumId w:val="22"/>
  </w:num>
  <w:num w:numId="21">
    <w:abstractNumId w:val="14"/>
  </w:num>
  <w:num w:numId="22">
    <w:abstractNumId w:val="30"/>
  </w:num>
  <w:num w:numId="23">
    <w:abstractNumId w:val="29"/>
  </w:num>
  <w:num w:numId="24">
    <w:abstractNumId w:val="13"/>
  </w:num>
  <w:num w:numId="25">
    <w:abstractNumId w:val="15"/>
  </w:num>
  <w:num w:numId="26">
    <w:abstractNumId w:val="7"/>
  </w:num>
  <w:num w:numId="27">
    <w:abstractNumId w:val="2"/>
  </w:num>
  <w:num w:numId="28">
    <w:abstractNumId w:val="27"/>
  </w:num>
  <w:num w:numId="29">
    <w:abstractNumId w:val="19"/>
  </w:num>
  <w:num w:numId="30">
    <w:abstractNumId w:val="3"/>
  </w:num>
  <w:num w:numId="31">
    <w:abstractNumId w:val="11"/>
  </w:num>
  <w:num w:numId="32">
    <w:abstractNumId w:val="5"/>
  </w:num>
  <w:num w:numId="33">
    <w:abstractNumId w:val="6"/>
  </w:num>
  <w:num w:numId="34">
    <w:abstractNumId w:val="17"/>
  </w:num>
  <w:num w:numId="35">
    <w:abstractNumId w:val="0"/>
  </w:num>
  <w:num w:numId="36">
    <w:abstractNumId w:val="10"/>
  </w:num>
  <w:num w:numId="37">
    <w:abstractNumId w:val="18"/>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ino Mascotti">
    <w15:presenceInfo w15:providerId="Windows Live" w15:userId="add8337e23287a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9"/>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71C"/>
    <w:rsid w:val="000003A1"/>
    <w:rsid w:val="00001383"/>
    <w:rsid w:val="00001573"/>
    <w:rsid w:val="0000330B"/>
    <w:rsid w:val="00013950"/>
    <w:rsid w:val="00016968"/>
    <w:rsid w:val="00017CC4"/>
    <w:rsid w:val="00023EC1"/>
    <w:rsid w:val="000262D6"/>
    <w:rsid w:val="00027BE5"/>
    <w:rsid w:val="0003596E"/>
    <w:rsid w:val="00044A4E"/>
    <w:rsid w:val="00051093"/>
    <w:rsid w:val="00051C69"/>
    <w:rsid w:val="000520A0"/>
    <w:rsid w:val="00053479"/>
    <w:rsid w:val="000570FB"/>
    <w:rsid w:val="0006597A"/>
    <w:rsid w:val="00066D9F"/>
    <w:rsid w:val="000740C0"/>
    <w:rsid w:val="000765BA"/>
    <w:rsid w:val="000801AD"/>
    <w:rsid w:val="000866CD"/>
    <w:rsid w:val="00095165"/>
    <w:rsid w:val="000967A8"/>
    <w:rsid w:val="000A267F"/>
    <w:rsid w:val="000A37A1"/>
    <w:rsid w:val="000B00A5"/>
    <w:rsid w:val="000B4976"/>
    <w:rsid w:val="000C4BFC"/>
    <w:rsid w:val="000D3314"/>
    <w:rsid w:val="000E0A14"/>
    <w:rsid w:val="000E228A"/>
    <w:rsid w:val="000E35A2"/>
    <w:rsid w:val="000E55FA"/>
    <w:rsid w:val="000E7C20"/>
    <w:rsid w:val="000E7D7B"/>
    <w:rsid w:val="000F11FD"/>
    <w:rsid w:val="000F4EA8"/>
    <w:rsid w:val="00100918"/>
    <w:rsid w:val="00104A4F"/>
    <w:rsid w:val="00110F90"/>
    <w:rsid w:val="001168F5"/>
    <w:rsid w:val="00123B98"/>
    <w:rsid w:val="00127844"/>
    <w:rsid w:val="0013280D"/>
    <w:rsid w:val="00134F1F"/>
    <w:rsid w:val="00135421"/>
    <w:rsid w:val="00135D40"/>
    <w:rsid w:val="00141272"/>
    <w:rsid w:val="0014264A"/>
    <w:rsid w:val="0014569F"/>
    <w:rsid w:val="0014594C"/>
    <w:rsid w:val="00150779"/>
    <w:rsid w:val="00150800"/>
    <w:rsid w:val="00155B4B"/>
    <w:rsid w:val="00157504"/>
    <w:rsid w:val="001607AA"/>
    <w:rsid w:val="0016422F"/>
    <w:rsid w:val="001648F1"/>
    <w:rsid w:val="00165B3E"/>
    <w:rsid w:val="00165FAC"/>
    <w:rsid w:val="00166A45"/>
    <w:rsid w:val="00172119"/>
    <w:rsid w:val="0017390B"/>
    <w:rsid w:val="00180C79"/>
    <w:rsid w:val="00184EC5"/>
    <w:rsid w:val="001962FA"/>
    <w:rsid w:val="00197595"/>
    <w:rsid w:val="001A2E91"/>
    <w:rsid w:val="001A78D7"/>
    <w:rsid w:val="001B3CE9"/>
    <w:rsid w:val="001C147A"/>
    <w:rsid w:val="001C3D30"/>
    <w:rsid w:val="001C4399"/>
    <w:rsid w:val="001C69BD"/>
    <w:rsid w:val="001C780C"/>
    <w:rsid w:val="001D24D6"/>
    <w:rsid w:val="001D3C29"/>
    <w:rsid w:val="001D3F44"/>
    <w:rsid w:val="001F0CB1"/>
    <w:rsid w:val="001F5DD7"/>
    <w:rsid w:val="002104AA"/>
    <w:rsid w:val="002110B7"/>
    <w:rsid w:val="002148EE"/>
    <w:rsid w:val="00215B17"/>
    <w:rsid w:val="002203F2"/>
    <w:rsid w:val="002220B3"/>
    <w:rsid w:val="00227850"/>
    <w:rsid w:val="00234333"/>
    <w:rsid w:val="00236CBD"/>
    <w:rsid w:val="00242A64"/>
    <w:rsid w:val="00250F45"/>
    <w:rsid w:val="00261C74"/>
    <w:rsid w:val="00265267"/>
    <w:rsid w:val="00265A1D"/>
    <w:rsid w:val="002662DC"/>
    <w:rsid w:val="002671AA"/>
    <w:rsid w:val="002721CF"/>
    <w:rsid w:val="0027643B"/>
    <w:rsid w:val="00281AA3"/>
    <w:rsid w:val="00283B43"/>
    <w:rsid w:val="00292510"/>
    <w:rsid w:val="002A639C"/>
    <w:rsid w:val="002C2769"/>
    <w:rsid w:val="002D47F9"/>
    <w:rsid w:val="002D5439"/>
    <w:rsid w:val="002D6E23"/>
    <w:rsid w:val="002F0418"/>
    <w:rsid w:val="002F2A4C"/>
    <w:rsid w:val="002F4A64"/>
    <w:rsid w:val="00304BB5"/>
    <w:rsid w:val="003064AB"/>
    <w:rsid w:val="00312E06"/>
    <w:rsid w:val="0031380F"/>
    <w:rsid w:val="00315260"/>
    <w:rsid w:val="00315F73"/>
    <w:rsid w:val="00316182"/>
    <w:rsid w:val="00324809"/>
    <w:rsid w:val="00330080"/>
    <w:rsid w:val="00330F43"/>
    <w:rsid w:val="00331856"/>
    <w:rsid w:val="0033298C"/>
    <w:rsid w:val="00334E29"/>
    <w:rsid w:val="00344573"/>
    <w:rsid w:val="00346919"/>
    <w:rsid w:val="00347029"/>
    <w:rsid w:val="00347094"/>
    <w:rsid w:val="00351C59"/>
    <w:rsid w:val="00360AA3"/>
    <w:rsid w:val="0036366B"/>
    <w:rsid w:val="00367720"/>
    <w:rsid w:val="0037117D"/>
    <w:rsid w:val="003739B6"/>
    <w:rsid w:val="003746E2"/>
    <w:rsid w:val="0037521A"/>
    <w:rsid w:val="0037595B"/>
    <w:rsid w:val="003803C6"/>
    <w:rsid w:val="00385598"/>
    <w:rsid w:val="00385BBF"/>
    <w:rsid w:val="00390035"/>
    <w:rsid w:val="003915BB"/>
    <w:rsid w:val="003927E8"/>
    <w:rsid w:val="0039294D"/>
    <w:rsid w:val="0039331C"/>
    <w:rsid w:val="003939BD"/>
    <w:rsid w:val="00394941"/>
    <w:rsid w:val="00394F3C"/>
    <w:rsid w:val="003A0322"/>
    <w:rsid w:val="003A12D2"/>
    <w:rsid w:val="003B08AE"/>
    <w:rsid w:val="003B4FA5"/>
    <w:rsid w:val="003C071C"/>
    <w:rsid w:val="003C11EB"/>
    <w:rsid w:val="003C653E"/>
    <w:rsid w:val="003D04F7"/>
    <w:rsid w:val="003D16F7"/>
    <w:rsid w:val="003D3A11"/>
    <w:rsid w:val="003D736A"/>
    <w:rsid w:val="003E6FCC"/>
    <w:rsid w:val="003F0F28"/>
    <w:rsid w:val="003F116E"/>
    <w:rsid w:val="003F6394"/>
    <w:rsid w:val="00402918"/>
    <w:rsid w:val="004079C0"/>
    <w:rsid w:val="004167DC"/>
    <w:rsid w:val="0042504C"/>
    <w:rsid w:val="00436007"/>
    <w:rsid w:val="0044282A"/>
    <w:rsid w:val="00442E9B"/>
    <w:rsid w:val="00447544"/>
    <w:rsid w:val="00453BA2"/>
    <w:rsid w:val="00456372"/>
    <w:rsid w:val="004572F8"/>
    <w:rsid w:val="00457D7C"/>
    <w:rsid w:val="00460E05"/>
    <w:rsid w:val="00461C04"/>
    <w:rsid w:val="0046699E"/>
    <w:rsid w:val="00475DD4"/>
    <w:rsid w:val="00475FF1"/>
    <w:rsid w:val="00477F35"/>
    <w:rsid w:val="00480AF5"/>
    <w:rsid w:val="00495781"/>
    <w:rsid w:val="00497BB9"/>
    <w:rsid w:val="004A49DF"/>
    <w:rsid w:val="004A55CB"/>
    <w:rsid w:val="004B1281"/>
    <w:rsid w:val="004B26F4"/>
    <w:rsid w:val="004B3434"/>
    <w:rsid w:val="004B4419"/>
    <w:rsid w:val="004B5595"/>
    <w:rsid w:val="004C00A4"/>
    <w:rsid w:val="004C5033"/>
    <w:rsid w:val="004D5287"/>
    <w:rsid w:val="004D7A8C"/>
    <w:rsid w:val="004E0345"/>
    <w:rsid w:val="004E15F8"/>
    <w:rsid w:val="004E28BE"/>
    <w:rsid w:val="004E388A"/>
    <w:rsid w:val="004F1EBD"/>
    <w:rsid w:val="004F2254"/>
    <w:rsid w:val="004F30A9"/>
    <w:rsid w:val="00501A19"/>
    <w:rsid w:val="005069DA"/>
    <w:rsid w:val="00521535"/>
    <w:rsid w:val="00522C49"/>
    <w:rsid w:val="005255EB"/>
    <w:rsid w:val="00526D7D"/>
    <w:rsid w:val="00533A26"/>
    <w:rsid w:val="005370C2"/>
    <w:rsid w:val="005379F0"/>
    <w:rsid w:val="00537C0A"/>
    <w:rsid w:val="00547C5C"/>
    <w:rsid w:val="00551F2D"/>
    <w:rsid w:val="00553312"/>
    <w:rsid w:val="0055451B"/>
    <w:rsid w:val="00554BC5"/>
    <w:rsid w:val="00561DC6"/>
    <w:rsid w:val="00561E04"/>
    <w:rsid w:val="005625FD"/>
    <w:rsid w:val="00563245"/>
    <w:rsid w:val="00567BE2"/>
    <w:rsid w:val="00573B87"/>
    <w:rsid w:val="00573E39"/>
    <w:rsid w:val="00574241"/>
    <w:rsid w:val="00585149"/>
    <w:rsid w:val="00587E37"/>
    <w:rsid w:val="0059564C"/>
    <w:rsid w:val="00596217"/>
    <w:rsid w:val="005A45F3"/>
    <w:rsid w:val="005B37EF"/>
    <w:rsid w:val="005B7C93"/>
    <w:rsid w:val="005C3809"/>
    <w:rsid w:val="005C6702"/>
    <w:rsid w:val="005C6F31"/>
    <w:rsid w:val="005D3626"/>
    <w:rsid w:val="005D3CE1"/>
    <w:rsid w:val="005E05BB"/>
    <w:rsid w:val="005E0E3A"/>
    <w:rsid w:val="005E2FD8"/>
    <w:rsid w:val="005E4239"/>
    <w:rsid w:val="005E6661"/>
    <w:rsid w:val="005F22D9"/>
    <w:rsid w:val="005F3BF1"/>
    <w:rsid w:val="005F4CBC"/>
    <w:rsid w:val="00604804"/>
    <w:rsid w:val="00605951"/>
    <w:rsid w:val="00606EC5"/>
    <w:rsid w:val="0061224B"/>
    <w:rsid w:val="0061364B"/>
    <w:rsid w:val="00620E0B"/>
    <w:rsid w:val="00627ACA"/>
    <w:rsid w:val="00635A77"/>
    <w:rsid w:val="00635EDF"/>
    <w:rsid w:val="0063736F"/>
    <w:rsid w:val="006409F8"/>
    <w:rsid w:val="00640F6A"/>
    <w:rsid w:val="00641956"/>
    <w:rsid w:val="00641F70"/>
    <w:rsid w:val="0064308C"/>
    <w:rsid w:val="006459CD"/>
    <w:rsid w:val="006479EE"/>
    <w:rsid w:val="0065677D"/>
    <w:rsid w:val="00656FC1"/>
    <w:rsid w:val="00661C8D"/>
    <w:rsid w:val="006662D6"/>
    <w:rsid w:val="00670546"/>
    <w:rsid w:val="00672B67"/>
    <w:rsid w:val="00673207"/>
    <w:rsid w:val="0067732E"/>
    <w:rsid w:val="00677FB5"/>
    <w:rsid w:val="00681679"/>
    <w:rsid w:val="00691A5C"/>
    <w:rsid w:val="006930EC"/>
    <w:rsid w:val="006A188F"/>
    <w:rsid w:val="006A1FFB"/>
    <w:rsid w:val="006A4731"/>
    <w:rsid w:val="006A49E2"/>
    <w:rsid w:val="006B26E6"/>
    <w:rsid w:val="006C19E4"/>
    <w:rsid w:val="006C2772"/>
    <w:rsid w:val="006C462A"/>
    <w:rsid w:val="006D2AF0"/>
    <w:rsid w:val="006D2B6F"/>
    <w:rsid w:val="006D3E38"/>
    <w:rsid w:val="006D7A4F"/>
    <w:rsid w:val="006E4405"/>
    <w:rsid w:val="006F743D"/>
    <w:rsid w:val="0070430A"/>
    <w:rsid w:val="00704FD0"/>
    <w:rsid w:val="0071095F"/>
    <w:rsid w:val="0071502D"/>
    <w:rsid w:val="007153D0"/>
    <w:rsid w:val="00715477"/>
    <w:rsid w:val="0072513F"/>
    <w:rsid w:val="007376C2"/>
    <w:rsid w:val="00744354"/>
    <w:rsid w:val="00744D07"/>
    <w:rsid w:val="007459EC"/>
    <w:rsid w:val="00750FCD"/>
    <w:rsid w:val="007517DD"/>
    <w:rsid w:val="00765FB7"/>
    <w:rsid w:val="0076618B"/>
    <w:rsid w:val="007673CE"/>
    <w:rsid w:val="00782A84"/>
    <w:rsid w:val="0078366F"/>
    <w:rsid w:val="00785C28"/>
    <w:rsid w:val="007873CB"/>
    <w:rsid w:val="00790905"/>
    <w:rsid w:val="00791050"/>
    <w:rsid w:val="007922D1"/>
    <w:rsid w:val="00794855"/>
    <w:rsid w:val="00795E7D"/>
    <w:rsid w:val="00796689"/>
    <w:rsid w:val="00797BD9"/>
    <w:rsid w:val="007A1B04"/>
    <w:rsid w:val="007A1E4E"/>
    <w:rsid w:val="007A21EF"/>
    <w:rsid w:val="007A3E9C"/>
    <w:rsid w:val="007A47EE"/>
    <w:rsid w:val="007A51A7"/>
    <w:rsid w:val="007A6FF0"/>
    <w:rsid w:val="007B0C88"/>
    <w:rsid w:val="007C40E8"/>
    <w:rsid w:val="007C6732"/>
    <w:rsid w:val="007F23B1"/>
    <w:rsid w:val="007F3BAD"/>
    <w:rsid w:val="00800E1A"/>
    <w:rsid w:val="008049ED"/>
    <w:rsid w:val="008107DF"/>
    <w:rsid w:val="00817CF9"/>
    <w:rsid w:val="0084328F"/>
    <w:rsid w:val="0084425A"/>
    <w:rsid w:val="008460C2"/>
    <w:rsid w:val="00851DCF"/>
    <w:rsid w:val="008570B3"/>
    <w:rsid w:val="008614CC"/>
    <w:rsid w:val="00861A86"/>
    <w:rsid w:val="008718F6"/>
    <w:rsid w:val="00873322"/>
    <w:rsid w:val="0088178C"/>
    <w:rsid w:val="00881ECA"/>
    <w:rsid w:val="00882E3E"/>
    <w:rsid w:val="0089080A"/>
    <w:rsid w:val="008A27EA"/>
    <w:rsid w:val="008A4A00"/>
    <w:rsid w:val="008A4C4B"/>
    <w:rsid w:val="008A4F90"/>
    <w:rsid w:val="008B6766"/>
    <w:rsid w:val="008C0DB5"/>
    <w:rsid w:val="008D3780"/>
    <w:rsid w:val="008D5CC3"/>
    <w:rsid w:val="008D6B49"/>
    <w:rsid w:val="008D7619"/>
    <w:rsid w:val="008F2451"/>
    <w:rsid w:val="008F2C19"/>
    <w:rsid w:val="008F30A2"/>
    <w:rsid w:val="008F342C"/>
    <w:rsid w:val="008F51F0"/>
    <w:rsid w:val="008F7299"/>
    <w:rsid w:val="008F7A0E"/>
    <w:rsid w:val="00900F43"/>
    <w:rsid w:val="009058AD"/>
    <w:rsid w:val="009214DB"/>
    <w:rsid w:val="00924A2C"/>
    <w:rsid w:val="00926E33"/>
    <w:rsid w:val="0092717E"/>
    <w:rsid w:val="009314E1"/>
    <w:rsid w:val="00932759"/>
    <w:rsid w:val="00933157"/>
    <w:rsid w:val="00943B9A"/>
    <w:rsid w:val="00946F6E"/>
    <w:rsid w:val="00952E1A"/>
    <w:rsid w:val="0095483E"/>
    <w:rsid w:val="009745C9"/>
    <w:rsid w:val="00975A30"/>
    <w:rsid w:val="009770DA"/>
    <w:rsid w:val="00987C35"/>
    <w:rsid w:val="009909D6"/>
    <w:rsid w:val="0099273A"/>
    <w:rsid w:val="00992CA2"/>
    <w:rsid w:val="00993DCD"/>
    <w:rsid w:val="00993DF6"/>
    <w:rsid w:val="00997294"/>
    <w:rsid w:val="00997CA8"/>
    <w:rsid w:val="009A1A6F"/>
    <w:rsid w:val="009A5C6B"/>
    <w:rsid w:val="009B16DB"/>
    <w:rsid w:val="009B3856"/>
    <w:rsid w:val="009B4C3D"/>
    <w:rsid w:val="009B4EE0"/>
    <w:rsid w:val="009B7926"/>
    <w:rsid w:val="009C20C9"/>
    <w:rsid w:val="009C40FC"/>
    <w:rsid w:val="009C4F4F"/>
    <w:rsid w:val="009C6E4E"/>
    <w:rsid w:val="009D3DEB"/>
    <w:rsid w:val="009E01A6"/>
    <w:rsid w:val="009F1301"/>
    <w:rsid w:val="00A0126D"/>
    <w:rsid w:val="00A0213E"/>
    <w:rsid w:val="00A03884"/>
    <w:rsid w:val="00A03AD3"/>
    <w:rsid w:val="00A043F7"/>
    <w:rsid w:val="00A06036"/>
    <w:rsid w:val="00A12C04"/>
    <w:rsid w:val="00A137FE"/>
    <w:rsid w:val="00A151BC"/>
    <w:rsid w:val="00A15BE9"/>
    <w:rsid w:val="00A20810"/>
    <w:rsid w:val="00A27A3A"/>
    <w:rsid w:val="00A30D24"/>
    <w:rsid w:val="00A3179F"/>
    <w:rsid w:val="00A32A93"/>
    <w:rsid w:val="00A43F3D"/>
    <w:rsid w:val="00A460D6"/>
    <w:rsid w:val="00A5769B"/>
    <w:rsid w:val="00A62462"/>
    <w:rsid w:val="00A6450B"/>
    <w:rsid w:val="00A66751"/>
    <w:rsid w:val="00A716B9"/>
    <w:rsid w:val="00A81714"/>
    <w:rsid w:val="00A85D05"/>
    <w:rsid w:val="00A94654"/>
    <w:rsid w:val="00A94F24"/>
    <w:rsid w:val="00A9756E"/>
    <w:rsid w:val="00AA1D14"/>
    <w:rsid w:val="00AA5C64"/>
    <w:rsid w:val="00AB069C"/>
    <w:rsid w:val="00AB1B86"/>
    <w:rsid w:val="00AD2C3E"/>
    <w:rsid w:val="00AD41FD"/>
    <w:rsid w:val="00AD45E7"/>
    <w:rsid w:val="00AD4B9C"/>
    <w:rsid w:val="00AD6B06"/>
    <w:rsid w:val="00AE19EB"/>
    <w:rsid w:val="00AE2470"/>
    <w:rsid w:val="00AE71C6"/>
    <w:rsid w:val="00AF2F72"/>
    <w:rsid w:val="00AF6591"/>
    <w:rsid w:val="00AF7D41"/>
    <w:rsid w:val="00B00D0B"/>
    <w:rsid w:val="00B028FC"/>
    <w:rsid w:val="00B1422F"/>
    <w:rsid w:val="00B16693"/>
    <w:rsid w:val="00B241B4"/>
    <w:rsid w:val="00B30611"/>
    <w:rsid w:val="00B34BDE"/>
    <w:rsid w:val="00B36A19"/>
    <w:rsid w:val="00B426EC"/>
    <w:rsid w:val="00B5174F"/>
    <w:rsid w:val="00B52F2D"/>
    <w:rsid w:val="00B576C1"/>
    <w:rsid w:val="00B61A05"/>
    <w:rsid w:val="00B673FE"/>
    <w:rsid w:val="00B67873"/>
    <w:rsid w:val="00B721A8"/>
    <w:rsid w:val="00B74175"/>
    <w:rsid w:val="00B8293C"/>
    <w:rsid w:val="00B85008"/>
    <w:rsid w:val="00B95DC7"/>
    <w:rsid w:val="00BA0598"/>
    <w:rsid w:val="00BA1441"/>
    <w:rsid w:val="00BA332D"/>
    <w:rsid w:val="00BB47C2"/>
    <w:rsid w:val="00BB513A"/>
    <w:rsid w:val="00BC2A25"/>
    <w:rsid w:val="00BC322A"/>
    <w:rsid w:val="00BC3311"/>
    <w:rsid w:val="00BC3455"/>
    <w:rsid w:val="00BD3F2B"/>
    <w:rsid w:val="00BD3F35"/>
    <w:rsid w:val="00BD4AE3"/>
    <w:rsid w:val="00BD4D3E"/>
    <w:rsid w:val="00BD6442"/>
    <w:rsid w:val="00BD7703"/>
    <w:rsid w:val="00BD78D4"/>
    <w:rsid w:val="00BE0E1B"/>
    <w:rsid w:val="00BE6E41"/>
    <w:rsid w:val="00BF080E"/>
    <w:rsid w:val="00BF4114"/>
    <w:rsid w:val="00BF542E"/>
    <w:rsid w:val="00BF7160"/>
    <w:rsid w:val="00C016D7"/>
    <w:rsid w:val="00C02E95"/>
    <w:rsid w:val="00C05DE6"/>
    <w:rsid w:val="00C05ECC"/>
    <w:rsid w:val="00C0658C"/>
    <w:rsid w:val="00C07490"/>
    <w:rsid w:val="00C07BB0"/>
    <w:rsid w:val="00C11FCF"/>
    <w:rsid w:val="00C12B9B"/>
    <w:rsid w:val="00C14F71"/>
    <w:rsid w:val="00C21189"/>
    <w:rsid w:val="00C219C2"/>
    <w:rsid w:val="00C22630"/>
    <w:rsid w:val="00C3419F"/>
    <w:rsid w:val="00C44C6B"/>
    <w:rsid w:val="00C450BD"/>
    <w:rsid w:val="00C45965"/>
    <w:rsid w:val="00C510B8"/>
    <w:rsid w:val="00C54C43"/>
    <w:rsid w:val="00C55CDA"/>
    <w:rsid w:val="00C625E1"/>
    <w:rsid w:val="00C6699F"/>
    <w:rsid w:val="00C723D5"/>
    <w:rsid w:val="00C73549"/>
    <w:rsid w:val="00C7506B"/>
    <w:rsid w:val="00C766A2"/>
    <w:rsid w:val="00C76854"/>
    <w:rsid w:val="00C80D34"/>
    <w:rsid w:val="00C865D3"/>
    <w:rsid w:val="00C87007"/>
    <w:rsid w:val="00C922FB"/>
    <w:rsid w:val="00C92A49"/>
    <w:rsid w:val="00C94EDE"/>
    <w:rsid w:val="00CA29C2"/>
    <w:rsid w:val="00CB0795"/>
    <w:rsid w:val="00CB1AC3"/>
    <w:rsid w:val="00CB3727"/>
    <w:rsid w:val="00CB48C3"/>
    <w:rsid w:val="00CB7335"/>
    <w:rsid w:val="00CC46A4"/>
    <w:rsid w:val="00CE1C99"/>
    <w:rsid w:val="00CE48CA"/>
    <w:rsid w:val="00CF08DB"/>
    <w:rsid w:val="00CF5A1E"/>
    <w:rsid w:val="00CF79ED"/>
    <w:rsid w:val="00D03831"/>
    <w:rsid w:val="00D05C75"/>
    <w:rsid w:val="00D105A0"/>
    <w:rsid w:val="00D11C58"/>
    <w:rsid w:val="00D1581F"/>
    <w:rsid w:val="00D41A20"/>
    <w:rsid w:val="00D42C64"/>
    <w:rsid w:val="00D43DD4"/>
    <w:rsid w:val="00D5349A"/>
    <w:rsid w:val="00D55E2B"/>
    <w:rsid w:val="00D57C9B"/>
    <w:rsid w:val="00D57D36"/>
    <w:rsid w:val="00D66E84"/>
    <w:rsid w:val="00D6707D"/>
    <w:rsid w:val="00D71B81"/>
    <w:rsid w:val="00D766D6"/>
    <w:rsid w:val="00D83B03"/>
    <w:rsid w:val="00D871E6"/>
    <w:rsid w:val="00D87E68"/>
    <w:rsid w:val="00D95EFD"/>
    <w:rsid w:val="00D96447"/>
    <w:rsid w:val="00DB1A6C"/>
    <w:rsid w:val="00DB2885"/>
    <w:rsid w:val="00DB5D2B"/>
    <w:rsid w:val="00DB6C1F"/>
    <w:rsid w:val="00DC169F"/>
    <w:rsid w:val="00DC6814"/>
    <w:rsid w:val="00DD1A22"/>
    <w:rsid w:val="00DD420F"/>
    <w:rsid w:val="00DD4296"/>
    <w:rsid w:val="00DD5AD6"/>
    <w:rsid w:val="00DE70A7"/>
    <w:rsid w:val="00DF413A"/>
    <w:rsid w:val="00DF7089"/>
    <w:rsid w:val="00E00C40"/>
    <w:rsid w:val="00E021A7"/>
    <w:rsid w:val="00E02FBC"/>
    <w:rsid w:val="00E0453D"/>
    <w:rsid w:val="00E05EB7"/>
    <w:rsid w:val="00E174C0"/>
    <w:rsid w:val="00E2245C"/>
    <w:rsid w:val="00E237D0"/>
    <w:rsid w:val="00E2752F"/>
    <w:rsid w:val="00E327C2"/>
    <w:rsid w:val="00E32F48"/>
    <w:rsid w:val="00E33752"/>
    <w:rsid w:val="00E40AD7"/>
    <w:rsid w:val="00E426C8"/>
    <w:rsid w:val="00E4405F"/>
    <w:rsid w:val="00E44257"/>
    <w:rsid w:val="00E446E0"/>
    <w:rsid w:val="00E44A50"/>
    <w:rsid w:val="00E45BDD"/>
    <w:rsid w:val="00E45E51"/>
    <w:rsid w:val="00E46914"/>
    <w:rsid w:val="00E4771C"/>
    <w:rsid w:val="00E50F36"/>
    <w:rsid w:val="00E53927"/>
    <w:rsid w:val="00E53BA8"/>
    <w:rsid w:val="00E666E7"/>
    <w:rsid w:val="00E66BF7"/>
    <w:rsid w:val="00E6764F"/>
    <w:rsid w:val="00E71991"/>
    <w:rsid w:val="00E72954"/>
    <w:rsid w:val="00E8138A"/>
    <w:rsid w:val="00E90813"/>
    <w:rsid w:val="00E92FB3"/>
    <w:rsid w:val="00E95043"/>
    <w:rsid w:val="00EA27ED"/>
    <w:rsid w:val="00EA682E"/>
    <w:rsid w:val="00EB357E"/>
    <w:rsid w:val="00EB630F"/>
    <w:rsid w:val="00EC26BC"/>
    <w:rsid w:val="00EE153A"/>
    <w:rsid w:val="00EE1708"/>
    <w:rsid w:val="00EE4461"/>
    <w:rsid w:val="00EE7617"/>
    <w:rsid w:val="00EF2599"/>
    <w:rsid w:val="00EF4A87"/>
    <w:rsid w:val="00EF5329"/>
    <w:rsid w:val="00F0322E"/>
    <w:rsid w:val="00F047AE"/>
    <w:rsid w:val="00F17E5F"/>
    <w:rsid w:val="00F229CA"/>
    <w:rsid w:val="00F22B04"/>
    <w:rsid w:val="00F270DC"/>
    <w:rsid w:val="00F33379"/>
    <w:rsid w:val="00F3400D"/>
    <w:rsid w:val="00F36757"/>
    <w:rsid w:val="00F4495D"/>
    <w:rsid w:val="00F66C4F"/>
    <w:rsid w:val="00F7558C"/>
    <w:rsid w:val="00F8096D"/>
    <w:rsid w:val="00F850EA"/>
    <w:rsid w:val="00F85427"/>
    <w:rsid w:val="00F879BC"/>
    <w:rsid w:val="00F95E5D"/>
    <w:rsid w:val="00FA08B3"/>
    <w:rsid w:val="00FA1178"/>
    <w:rsid w:val="00FA24CF"/>
    <w:rsid w:val="00FA2DF1"/>
    <w:rsid w:val="00FB5CCD"/>
    <w:rsid w:val="00FC1C7E"/>
    <w:rsid w:val="00FC1D25"/>
    <w:rsid w:val="00FC4DF8"/>
    <w:rsid w:val="00FC72B9"/>
    <w:rsid w:val="00FE4ED5"/>
    <w:rsid w:val="00FE6CBD"/>
    <w:rsid w:val="00FF0596"/>
    <w:rsid w:val="00FF06FD"/>
    <w:rsid w:val="00FF0A2D"/>
    <w:rsid w:val="00FF2D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E69019-BBBA-46A2-AF7A-5DA25644D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CB48C3"/>
  </w:style>
  <w:style w:type="paragraph" w:styleId="Titolo1">
    <w:name w:val="heading 1"/>
    <w:aliases w:val="Headline 1,h1,h11,h12,h13,h14,h111,h121,h15,h112,h122,h16,h113,h123,H1,Heading 1(war),DNV-H1,DNV-H11,Part Title,Attribute Heading 1,h1 + Left:  0 cm,First line:  0 cm +..."/>
    <w:basedOn w:val="Normale"/>
    <w:next w:val="Normale"/>
    <w:link w:val="Titolo1Carattere"/>
    <w:uiPriority w:val="9"/>
    <w:qFormat/>
    <w:rsid w:val="00C7506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olo2">
    <w:name w:val="heading 2"/>
    <w:aliases w:val="Headline 2,h2,2,headi,heading2,h21,h22,21,H2,l2,kopregel 2,H21,H22,H211,Attribute Heading 2,heading 2,Heading 2 Hidden,Titre m"/>
    <w:basedOn w:val="Normale"/>
    <w:next w:val="Normale"/>
    <w:link w:val="Titolo2Carattere"/>
    <w:uiPriority w:val="9"/>
    <w:unhideWhenUsed/>
    <w:qFormat/>
    <w:rsid w:val="00C7506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C7506B"/>
    <w:pPr>
      <w:pBdr>
        <w:top w:val="single" w:sz="6" w:space="2" w:color="4F81BD" w:themeColor="accent1"/>
      </w:pBdr>
      <w:spacing w:before="300" w:after="0"/>
      <w:outlineLvl w:val="2"/>
    </w:pPr>
    <w:rPr>
      <w:caps/>
      <w:color w:val="243F60" w:themeColor="accent1" w:themeShade="7F"/>
      <w:spacing w:val="15"/>
    </w:rPr>
  </w:style>
  <w:style w:type="paragraph" w:styleId="Titolo4">
    <w:name w:val="heading 4"/>
    <w:aliases w:val="H4,Heading 4(war),DNV-H4,Map Title,h4,head 4,h41,head 41,H41,h42,head 42,H42,h43,head 43,H43,h411,head 411,H411,h421,head 421,H421,h44,head 44,H44,h412,head 412,H412,h422,head 422,H422,h431,head 431,H431,h4111,head 4111,H4111,h4211,head 4211"/>
    <w:basedOn w:val="Normale"/>
    <w:next w:val="Normale"/>
    <w:link w:val="Titolo4Carattere"/>
    <w:uiPriority w:val="9"/>
    <w:unhideWhenUsed/>
    <w:qFormat/>
    <w:rsid w:val="00C7506B"/>
    <w:pPr>
      <w:pBdr>
        <w:top w:val="dotted" w:sz="6" w:space="2" w:color="4F81BD" w:themeColor="accent1"/>
      </w:pBdr>
      <w:spacing w:before="200" w:after="0"/>
      <w:outlineLvl w:val="3"/>
    </w:pPr>
    <w:rPr>
      <w:caps/>
      <w:color w:val="365F91" w:themeColor="accent1" w:themeShade="BF"/>
      <w:spacing w:val="10"/>
    </w:rPr>
  </w:style>
  <w:style w:type="paragraph" w:styleId="Titolo5">
    <w:name w:val="heading 5"/>
    <w:aliases w:val="Heading 5(war),DNV-H5,Block Label"/>
    <w:basedOn w:val="Normale"/>
    <w:next w:val="Normale"/>
    <w:link w:val="Titolo5Carattere"/>
    <w:uiPriority w:val="9"/>
    <w:unhideWhenUsed/>
    <w:qFormat/>
    <w:rsid w:val="00C7506B"/>
    <w:pPr>
      <w:pBdr>
        <w:bottom w:val="single" w:sz="6" w:space="1" w:color="4F81BD" w:themeColor="accent1"/>
      </w:pBdr>
      <w:spacing w:before="200" w:after="0"/>
      <w:outlineLvl w:val="4"/>
    </w:pPr>
    <w:rPr>
      <w:caps/>
      <w:color w:val="365F91" w:themeColor="accent1" w:themeShade="BF"/>
      <w:spacing w:val="10"/>
    </w:rPr>
  </w:style>
  <w:style w:type="paragraph" w:styleId="Titolo6">
    <w:name w:val="heading 6"/>
    <w:aliases w:val="H6,DNV-H6"/>
    <w:basedOn w:val="Normale"/>
    <w:next w:val="Normale"/>
    <w:link w:val="Titolo6Carattere"/>
    <w:uiPriority w:val="9"/>
    <w:unhideWhenUsed/>
    <w:qFormat/>
    <w:rsid w:val="00C7506B"/>
    <w:pPr>
      <w:pBdr>
        <w:bottom w:val="dotted" w:sz="6" w:space="1" w:color="4F81BD" w:themeColor="accent1"/>
      </w:pBdr>
      <w:spacing w:before="200" w:after="0"/>
      <w:outlineLvl w:val="5"/>
    </w:pPr>
    <w:rPr>
      <w:caps/>
      <w:color w:val="365F91" w:themeColor="accent1" w:themeShade="BF"/>
      <w:spacing w:val="10"/>
    </w:rPr>
  </w:style>
  <w:style w:type="paragraph" w:styleId="Titolo7">
    <w:name w:val="heading 7"/>
    <w:aliases w:val="DNV-H7,Heading 7 (do not use)"/>
    <w:basedOn w:val="Normale"/>
    <w:next w:val="Normale"/>
    <w:link w:val="Titolo7Carattere"/>
    <w:uiPriority w:val="9"/>
    <w:unhideWhenUsed/>
    <w:qFormat/>
    <w:rsid w:val="00C7506B"/>
    <w:pPr>
      <w:spacing w:before="200" w:after="0"/>
      <w:outlineLvl w:val="6"/>
    </w:pPr>
    <w:rPr>
      <w:caps/>
      <w:color w:val="365F91" w:themeColor="accent1" w:themeShade="BF"/>
      <w:spacing w:val="10"/>
    </w:rPr>
  </w:style>
  <w:style w:type="paragraph" w:styleId="Titolo8">
    <w:name w:val="heading 8"/>
    <w:aliases w:val="DNV-H8,Heading 8 (do not use)"/>
    <w:basedOn w:val="Normale"/>
    <w:next w:val="Normale"/>
    <w:link w:val="Titolo8Carattere"/>
    <w:uiPriority w:val="9"/>
    <w:unhideWhenUsed/>
    <w:qFormat/>
    <w:rsid w:val="00C7506B"/>
    <w:pPr>
      <w:spacing w:before="200" w:after="0"/>
      <w:outlineLvl w:val="7"/>
    </w:pPr>
    <w:rPr>
      <w:caps/>
      <w:spacing w:val="10"/>
      <w:sz w:val="18"/>
      <w:szCs w:val="18"/>
    </w:rPr>
  </w:style>
  <w:style w:type="paragraph" w:styleId="Titolo9">
    <w:name w:val="heading 9"/>
    <w:aliases w:val="DNV-H9,Heading 9 (do not use)"/>
    <w:basedOn w:val="Normale"/>
    <w:next w:val="Normale"/>
    <w:link w:val="Titolo9Carattere"/>
    <w:uiPriority w:val="9"/>
    <w:unhideWhenUsed/>
    <w:qFormat/>
    <w:rsid w:val="00C7506B"/>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99"/>
    <w:unhideWhenUsed/>
    <w:rsid w:val="00AE71C6"/>
    <w:pPr>
      <w:spacing w:after="120"/>
    </w:pPr>
  </w:style>
  <w:style w:type="character" w:customStyle="1" w:styleId="CorpotestoCarattere">
    <w:name w:val="Corpo testo Carattere"/>
    <w:basedOn w:val="Carpredefinitoparagrafo"/>
    <w:link w:val="Corpotesto"/>
    <w:uiPriority w:val="99"/>
    <w:rsid w:val="00AE71C6"/>
    <w:rPr>
      <w:sz w:val="22"/>
      <w:lang w:val="en-GB"/>
    </w:rPr>
  </w:style>
  <w:style w:type="character" w:customStyle="1" w:styleId="Titolo1Carattere">
    <w:name w:val="Titolo 1 Carattere"/>
    <w:aliases w:val="Headline 1 Carattere,h1 Carattere,h11 Carattere,h12 Carattere,h13 Carattere,h14 Carattere,h111 Carattere,h121 Carattere,h15 Carattere,h112 Carattere,h122 Carattere,h16 Carattere,h113 Carattere,h123 Carattere,H1 Carattere"/>
    <w:basedOn w:val="Carpredefinitoparagrafo"/>
    <w:link w:val="Titolo1"/>
    <w:uiPriority w:val="9"/>
    <w:rsid w:val="00C7506B"/>
    <w:rPr>
      <w:caps/>
      <w:color w:val="FFFFFF" w:themeColor="background1"/>
      <w:spacing w:val="15"/>
      <w:sz w:val="22"/>
      <w:szCs w:val="22"/>
      <w:shd w:val="clear" w:color="auto" w:fill="4F81BD" w:themeFill="accent1"/>
    </w:rPr>
  </w:style>
  <w:style w:type="character" w:customStyle="1" w:styleId="Titolo2Carattere">
    <w:name w:val="Titolo 2 Carattere"/>
    <w:aliases w:val="Headline 2 Carattere,h2 Carattere,2 Carattere,headi Carattere,heading2 Carattere,h21 Carattere,h22 Carattere,21 Carattere,H2 Carattere,l2 Carattere,kopregel 2 Carattere,H21 Carattere,H22 Carattere,H211 Carattere,heading 2 Carattere"/>
    <w:basedOn w:val="Carpredefinitoparagrafo"/>
    <w:link w:val="Titolo2"/>
    <w:uiPriority w:val="9"/>
    <w:rsid w:val="00C7506B"/>
    <w:rPr>
      <w:caps/>
      <w:spacing w:val="15"/>
      <w:shd w:val="clear" w:color="auto" w:fill="DBE5F1" w:themeFill="accent1" w:themeFillTint="33"/>
    </w:rPr>
  </w:style>
  <w:style w:type="character" w:customStyle="1" w:styleId="Titolo3Carattere">
    <w:name w:val="Titolo 3 Carattere"/>
    <w:basedOn w:val="Carpredefinitoparagrafo"/>
    <w:link w:val="Titolo3"/>
    <w:uiPriority w:val="9"/>
    <w:rsid w:val="00C7506B"/>
    <w:rPr>
      <w:caps/>
      <w:color w:val="243F60" w:themeColor="accent1" w:themeShade="7F"/>
      <w:spacing w:val="15"/>
    </w:rPr>
  </w:style>
  <w:style w:type="character" w:customStyle="1" w:styleId="Titolo4Carattere">
    <w:name w:val="Titolo 4 Carattere"/>
    <w:aliases w:val="H4 Carattere,Heading 4(war) Carattere,DNV-H4 Carattere,Map Title Carattere,h4 Carattere,head 4 Carattere,h41 Carattere,head 41 Carattere,H41 Carattere,h42 Carattere,head 42 Carattere,H42 Carattere,h43 Carattere,head 43 Carattere"/>
    <w:basedOn w:val="Carpredefinitoparagrafo"/>
    <w:link w:val="Titolo4"/>
    <w:uiPriority w:val="9"/>
    <w:rsid w:val="00C7506B"/>
    <w:rPr>
      <w:caps/>
      <w:color w:val="365F91" w:themeColor="accent1" w:themeShade="BF"/>
      <w:spacing w:val="10"/>
    </w:rPr>
  </w:style>
  <w:style w:type="character" w:customStyle="1" w:styleId="Titolo5Carattere">
    <w:name w:val="Titolo 5 Carattere"/>
    <w:aliases w:val="Heading 5(war) Carattere,DNV-H5 Carattere,Block Label Carattere"/>
    <w:basedOn w:val="Carpredefinitoparagrafo"/>
    <w:link w:val="Titolo5"/>
    <w:uiPriority w:val="9"/>
    <w:rsid w:val="00C7506B"/>
    <w:rPr>
      <w:caps/>
      <w:color w:val="365F91" w:themeColor="accent1" w:themeShade="BF"/>
      <w:spacing w:val="10"/>
    </w:rPr>
  </w:style>
  <w:style w:type="character" w:customStyle="1" w:styleId="Titolo6Carattere">
    <w:name w:val="Titolo 6 Carattere"/>
    <w:aliases w:val="H6 Carattere,DNV-H6 Carattere"/>
    <w:basedOn w:val="Carpredefinitoparagrafo"/>
    <w:link w:val="Titolo6"/>
    <w:uiPriority w:val="9"/>
    <w:rsid w:val="00C7506B"/>
    <w:rPr>
      <w:caps/>
      <w:color w:val="365F91" w:themeColor="accent1" w:themeShade="BF"/>
      <w:spacing w:val="10"/>
    </w:rPr>
  </w:style>
  <w:style w:type="character" w:customStyle="1" w:styleId="Titolo7Carattere">
    <w:name w:val="Titolo 7 Carattere"/>
    <w:aliases w:val="DNV-H7 Carattere,Heading 7 (do not use) Carattere"/>
    <w:basedOn w:val="Carpredefinitoparagrafo"/>
    <w:link w:val="Titolo7"/>
    <w:uiPriority w:val="9"/>
    <w:rsid w:val="00C7506B"/>
    <w:rPr>
      <w:caps/>
      <w:color w:val="365F91" w:themeColor="accent1" w:themeShade="BF"/>
      <w:spacing w:val="10"/>
    </w:rPr>
  </w:style>
  <w:style w:type="character" w:customStyle="1" w:styleId="Titolo8Carattere">
    <w:name w:val="Titolo 8 Carattere"/>
    <w:aliases w:val="DNV-H8 Carattere,Heading 8 (do not use) Carattere"/>
    <w:basedOn w:val="Carpredefinitoparagrafo"/>
    <w:link w:val="Titolo8"/>
    <w:uiPriority w:val="9"/>
    <w:rsid w:val="00C7506B"/>
    <w:rPr>
      <w:caps/>
      <w:spacing w:val="10"/>
      <w:sz w:val="18"/>
      <w:szCs w:val="18"/>
    </w:rPr>
  </w:style>
  <w:style w:type="character" w:customStyle="1" w:styleId="Titolo9Carattere">
    <w:name w:val="Titolo 9 Carattere"/>
    <w:aliases w:val="DNV-H9 Carattere,Heading 9 (do not use) Carattere"/>
    <w:basedOn w:val="Carpredefinitoparagrafo"/>
    <w:link w:val="Titolo9"/>
    <w:uiPriority w:val="9"/>
    <w:rsid w:val="00C7506B"/>
    <w:rPr>
      <w:i/>
      <w:iCs/>
      <w:caps/>
      <w:spacing w:val="10"/>
      <w:sz w:val="18"/>
      <w:szCs w:val="18"/>
    </w:rPr>
  </w:style>
  <w:style w:type="paragraph" w:styleId="Didascalia">
    <w:name w:val="caption"/>
    <w:aliases w:val="CaptionCFMU,figura"/>
    <w:basedOn w:val="Normale"/>
    <w:next w:val="Normale"/>
    <w:link w:val="DidascaliaCarattere"/>
    <w:uiPriority w:val="35"/>
    <w:unhideWhenUsed/>
    <w:qFormat/>
    <w:rsid w:val="00C7506B"/>
    <w:rPr>
      <w:b/>
      <w:bCs/>
      <w:color w:val="365F91" w:themeColor="accent1" w:themeShade="BF"/>
      <w:sz w:val="16"/>
      <w:szCs w:val="16"/>
    </w:rPr>
  </w:style>
  <w:style w:type="character" w:customStyle="1" w:styleId="DidascaliaCarattere">
    <w:name w:val="Didascalia Carattere"/>
    <w:aliases w:val="CaptionCFMU Carattere,figura Carattere"/>
    <w:basedOn w:val="Carpredefinitoparagrafo"/>
    <w:link w:val="Didascalia"/>
    <w:uiPriority w:val="35"/>
    <w:rsid w:val="00AE71C6"/>
    <w:rPr>
      <w:b/>
      <w:bCs/>
      <w:color w:val="365F91" w:themeColor="accent1" w:themeShade="BF"/>
      <w:sz w:val="16"/>
      <w:szCs w:val="16"/>
    </w:rPr>
  </w:style>
  <w:style w:type="paragraph" w:styleId="Titolo">
    <w:name w:val="Title"/>
    <w:basedOn w:val="Normale"/>
    <w:next w:val="Normale"/>
    <w:link w:val="TitoloCarattere"/>
    <w:uiPriority w:val="10"/>
    <w:qFormat/>
    <w:rsid w:val="00C7506B"/>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oloCarattere">
    <w:name w:val="Titolo Carattere"/>
    <w:basedOn w:val="Carpredefinitoparagrafo"/>
    <w:link w:val="Titolo"/>
    <w:uiPriority w:val="10"/>
    <w:rsid w:val="00C7506B"/>
    <w:rPr>
      <w:rFonts w:asciiTheme="majorHAnsi" w:eastAsiaTheme="majorEastAsia" w:hAnsiTheme="majorHAnsi" w:cstheme="majorBidi"/>
      <w:caps/>
      <w:color w:val="4F81BD" w:themeColor="accent1"/>
      <w:spacing w:val="10"/>
      <w:sz w:val="52"/>
      <w:szCs w:val="52"/>
    </w:rPr>
  </w:style>
  <w:style w:type="paragraph" w:styleId="Sottotitolo">
    <w:name w:val="Subtitle"/>
    <w:basedOn w:val="Normale"/>
    <w:next w:val="Normale"/>
    <w:link w:val="SottotitoloCarattere"/>
    <w:uiPriority w:val="11"/>
    <w:qFormat/>
    <w:rsid w:val="00C7506B"/>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C7506B"/>
    <w:rPr>
      <w:caps/>
      <w:color w:val="595959" w:themeColor="text1" w:themeTint="A6"/>
      <w:spacing w:val="10"/>
      <w:sz w:val="21"/>
      <w:szCs w:val="21"/>
    </w:rPr>
  </w:style>
  <w:style w:type="character" w:styleId="Enfasigrassetto">
    <w:name w:val="Strong"/>
    <w:uiPriority w:val="22"/>
    <w:qFormat/>
    <w:rsid w:val="00C7506B"/>
    <w:rPr>
      <w:b/>
      <w:bCs/>
    </w:rPr>
  </w:style>
  <w:style w:type="character" w:styleId="Enfasicorsivo">
    <w:name w:val="Emphasis"/>
    <w:uiPriority w:val="20"/>
    <w:qFormat/>
    <w:rsid w:val="00C7506B"/>
    <w:rPr>
      <w:caps/>
      <w:color w:val="243F60" w:themeColor="accent1" w:themeShade="7F"/>
      <w:spacing w:val="5"/>
    </w:rPr>
  </w:style>
  <w:style w:type="paragraph" w:styleId="Paragrafoelenco">
    <w:name w:val="List Paragraph"/>
    <w:basedOn w:val="Normale"/>
    <w:uiPriority w:val="34"/>
    <w:qFormat/>
    <w:rsid w:val="00AE71C6"/>
    <w:pPr>
      <w:ind w:left="720"/>
      <w:contextualSpacing/>
    </w:pPr>
  </w:style>
  <w:style w:type="paragraph" w:styleId="Intestazione">
    <w:name w:val="header"/>
    <w:basedOn w:val="Normale"/>
    <w:link w:val="IntestazioneCarattere"/>
    <w:uiPriority w:val="99"/>
    <w:unhideWhenUsed/>
    <w:rsid w:val="00E4771C"/>
    <w:pPr>
      <w:tabs>
        <w:tab w:val="center" w:pos="4819"/>
        <w:tab w:val="right" w:pos="9638"/>
      </w:tabs>
    </w:pPr>
  </w:style>
  <w:style w:type="character" w:customStyle="1" w:styleId="IntestazioneCarattere">
    <w:name w:val="Intestazione Carattere"/>
    <w:basedOn w:val="Carpredefinitoparagrafo"/>
    <w:link w:val="Intestazione"/>
    <w:uiPriority w:val="99"/>
    <w:rsid w:val="00E4771C"/>
    <w:rPr>
      <w:sz w:val="22"/>
      <w:lang w:val="en-GB"/>
    </w:rPr>
  </w:style>
  <w:style w:type="paragraph" w:styleId="Pidipagina">
    <w:name w:val="footer"/>
    <w:basedOn w:val="Normale"/>
    <w:link w:val="PidipaginaCarattere"/>
    <w:uiPriority w:val="99"/>
    <w:unhideWhenUsed/>
    <w:rsid w:val="00E4771C"/>
    <w:pPr>
      <w:tabs>
        <w:tab w:val="center" w:pos="4819"/>
        <w:tab w:val="right" w:pos="9638"/>
      </w:tabs>
    </w:pPr>
  </w:style>
  <w:style w:type="character" w:customStyle="1" w:styleId="PidipaginaCarattere">
    <w:name w:val="Piè di pagina Carattere"/>
    <w:basedOn w:val="Carpredefinitoparagrafo"/>
    <w:link w:val="Pidipagina"/>
    <w:uiPriority w:val="99"/>
    <w:rsid w:val="00E4771C"/>
    <w:rPr>
      <w:sz w:val="22"/>
      <w:lang w:val="en-GB"/>
    </w:rPr>
  </w:style>
  <w:style w:type="paragraph" w:styleId="Testofumetto">
    <w:name w:val="Balloon Text"/>
    <w:basedOn w:val="Normale"/>
    <w:link w:val="TestofumettoCarattere"/>
    <w:uiPriority w:val="99"/>
    <w:semiHidden/>
    <w:unhideWhenUsed/>
    <w:rsid w:val="00E4771C"/>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4771C"/>
    <w:rPr>
      <w:rFonts w:ascii="Tahoma" w:hAnsi="Tahoma" w:cs="Tahoma"/>
      <w:sz w:val="16"/>
      <w:szCs w:val="16"/>
      <w:lang w:val="en-GB"/>
    </w:rPr>
  </w:style>
  <w:style w:type="paragraph" w:styleId="Titolosommario">
    <w:name w:val="TOC Heading"/>
    <w:basedOn w:val="Titolo1"/>
    <w:next w:val="Normale"/>
    <w:uiPriority w:val="39"/>
    <w:unhideWhenUsed/>
    <w:qFormat/>
    <w:rsid w:val="00C7506B"/>
    <w:pPr>
      <w:outlineLvl w:val="9"/>
    </w:pPr>
  </w:style>
  <w:style w:type="paragraph" w:styleId="Sommario1">
    <w:name w:val="toc 1"/>
    <w:basedOn w:val="Normale"/>
    <w:next w:val="Normale"/>
    <w:autoRedefine/>
    <w:uiPriority w:val="39"/>
    <w:unhideWhenUsed/>
    <w:rsid w:val="00104A4F"/>
    <w:pPr>
      <w:spacing w:after="100"/>
    </w:pPr>
  </w:style>
  <w:style w:type="paragraph" w:styleId="Sommario2">
    <w:name w:val="toc 2"/>
    <w:basedOn w:val="Normale"/>
    <w:next w:val="Normale"/>
    <w:autoRedefine/>
    <w:uiPriority w:val="39"/>
    <w:unhideWhenUsed/>
    <w:rsid w:val="00E46914"/>
    <w:pPr>
      <w:spacing w:before="120" w:after="120"/>
      <w:ind w:left="220"/>
    </w:pPr>
    <w:rPr>
      <w:b/>
      <w:szCs w:val="22"/>
      <w:lang w:bidi="ar-EG"/>
    </w:rPr>
  </w:style>
  <w:style w:type="paragraph" w:styleId="Sommario3">
    <w:name w:val="toc 3"/>
    <w:basedOn w:val="Normale"/>
    <w:next w:val="Normale"/>
    <w:autoRedefine/>
    <w:uiPriority w:val="39"/>
    <w:unhideWhenUsed/>
    <w:rsid w:val="00104A4F"/>
    <w:pPr>
      <w:spacing w:after="100"/>
      <w:ind w:left="440"/>
    </w:pPr>
  </w:style>
  <w:style w:type="character" w:styleId="Collegamentoipertestuale">
    <w:name w:val="Hyperlink"/>
    <w:basedOn w:val="Carpredefinitoparagrafo"/>
    <w:uiPriority w:val="99"/>
    <w:unhideWhenUsed/>
    <w:rsid w:val="00104A4F"/>
    <w:rPr>
      <w:color w:val="0000FF" w:themeColor="hyperlink"/>
      <w:u w:val="single"/>
    </w:rPr>
  </w:style>
  <w:style w:type="paragraph" w:customStyle="1" w:styleId="FrontHeading">
    <w:name w:val="Front Heading"/>
    <w:basedOn w:val="Normale"/>
    <w:rsid w:val="00460E05"/>
    <w:pPr>
      <w:shd w:val="clear" w:color="auto" w:fill="B3B3B3"/>
      <w:spacing w:after="120"/>
    </w:pPr>
    <w:rPr>
      <w:rFonts w:cs="Arial"/>
      <w:b/>
      <w:bCs/>
      <w:color w:val="FFFFFF"/>
      <w:sz w:val="28"/>
      <w:szCs w:val="24"/>
      <w:lang w:eastAsia="it-IT"/>
    </w:rPr>
  </w:style>
  <w:style w:type="paragraph" w:customStyle="1" w:styleId="TableHeader">
    <w:name w:val="Table Header"/>
    <w:basedOn w:val="Corpotesto"/>
    <w:next w:val="Corpotesto"/>
    <w:rsid w:val="00460E05"/>
    <w:pPr>
      <w:spacing w:before="60" w:after="60"/>
      <w:jc w:val="center"/>
    </w:pPr>
    <w:rPr>
      <w:b/>
      <w:szCs w:val="22"/>
      <w:lang w:eastAsia="it-IT"/>
    </w:rPr>
  </w:style>
  <w:style w:type="paragraph" w:customStyle="1" w:styleId="TableText">
    <w:name w:val="Table Text"/>
    <w:basedOn w:val="Corpotesto"/>
    <w:rsid w:val="00460E05"/>
    <w:pPr>
      <w:spacing w:before="60" w:after="60"/>
    </w:pPr>
    <w:rPr>
      <w:szCs w:val="22"/>
      <w:lang w:eastAsia="it-IT"/>
    </w:rPr>
  </w:style>
  <w:style w:type="paragraph" w:styleId="Indicedellefigure">
    <w:name w:val="table of figures"/>
    <w:basedOn w:val="Normale"/>
    <w:next w:val="Normale"/>
    <w:uiPriority w:val="99"/>
    <w:unhideWhenUsed/>
    <w:rsid w:val="00A03AD3"/>
    <w:rPr>
      <w:rFonts w:cstheme="minorHAnsi"/>
      <w:i/>
      <w:iCs/>
    </w:rPr>
  </w:style>
  <w:style w:type="paragraph" w:styleId="Primorientrocorpodeltesto">
    <w:name w:val="Body Text First Indent"/>
    <w:basedOn w:val="Corpotesto"/>
    <w:link w:val="PrimorientrocorpodeltestoCarattere"/>
    <w:uiPriority w:val="99"/>
    <w:unhideWhenUsed/>
    <w:rsid w:val="003D3A11"/>
    <w:pPr>
      <w:spacing w:after="0"/>
      <w:ind w:firstLine="360"/>
    </w:pPr>
  </w:style>
  <w:style w:type="character" w:customStyle="1" w:styleId="PrimorientrocorpodeltestoCarattere">
    <w:name w:val="Primo rientro corpo del testo Carattere"/>
    <w:basedOn w:val="CorpotestoCarattere"/>
    <w:link w:val="Primorientrocorpodeltesto"/>
    <w:uiPriority w:val="99"/>
    <w:rsid w:val="003D3A11"/>
    <w:rPr>
      <w:sz w:val="22"/>
      <w:lang w:val="en-GB"/>
    </w:rPr>
  </w:style>
  <w:style w:type="paragraph" w:styleId="Testonotaapidipagina">
    <w:name w:val="footnote text"/>
    <w:basedOn w:val="Normale"/>
    <w:link w:val="TestonotaapidipaginaCarattere"/>
    <w:semiHidden/>
    <w:unhideWhenUsed/>
    <w:rsid w:val="003D3A11"/>
    <w:rPr>
      <w:lang w:eastAsia="it-IT"/>
    </w:rPr>
  </w:style>
  <w:style w:type="character" w:customStyle="1" w:styleId="TestonotaapidipaginaCarattere">
    <w:name w:val="Testo nota a piè di pagina Carattere"/>
    <w:basedOn w:val="Carpredefinitoparagrafo"/>
    <w:link w:val="Testonotaapidipagina"/>
    <w:semiHidden/>
    <w:rsid w:val="003D3A11"/>
    <w:rPr>
      <w:lang w:val="en-GB" w:eastAsia="it-IT"/>
    </w:rPr>
  </w:style>
  <w:style w:type="character" w:styleId="Rimandonotaapidipagina">
    <w:name w:val="footnote reference"/>
    <w:semiHidden/>
    <w:unhideWhenUsed/>
    <w:rsid w:val="003D3A11"/>
    <w:rPr>
      <w:vertAlign w:val="superscript"/>
    </w:rPr>
  </w:style>
  <w:style w:type="table" w:styleId="Grigliatabella">
    <w:name w:val="Table Grid"/>
    <w:basedOn w:val="Tabellanormale"/>
    <w:rsid w:val="00F22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91050"/>
    <w:pPr>
      <w:spacing w:beforeAutospacing="1" w:after="100" w:afterAutospacing="1"/>
    </w:pPr>
    <w:rPr>
      <w:sz w:val="24"/>
      <w:szCs w:val="24"/>
      <w:lang w:eastAsia="it-IT"/>
    </w:rPr>
  </w:style>
  <w:style w:type="character" w:customStyle="1" w:styleId="sentence">
    <w:name w:val="sentence"/>
    <w:basedOn w:val="Carpredefinitoparagrafo"/>
    <w:rsid w:val="0070430A"/>
  </w:style>
  <w:style w:type="table" w:styleId="Grigliamedia3-Colore1">
    <w:name w:val="Medium Grid 3 Accent 1"/>
    <w:basedOn w:val="Tabellanormale"/>
    <w:uiPriority w:val="69"/>
    <w:rsid w:val="005C380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fondochiaro-Colore1">
    <w:name w:val="Light Shading Accent 1"/>
    <w:basedOn w:val="Tabellanormale"/>
    <w:uiPriority w:val="60"/>
    <w:rsid w:val="005C380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1">
    <w:name w:val="Light Shading - Accent 11"/>
    <w:basedOn w:val="Tabellanormale"/>
    <w:uiPriority w:val="60"/>
    <w:rsid w:val="00D96447"/>
    <w:rPr>
      <w:rFonts w:eastAsiaTheme="minorHAnsi"/>
      <w:color w:val="365F91" w:themeColor="accent1" w:themeShade="BF"/>
      <w:sz w:val="22"/>
      <w:szCs w:val="22"/>
      <w:lang w:val="en-GB"/>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Carpredefinitoparagrafo"/>
    <w:rsid w:val="00D766D6"/>
  </w:style>
  <w:style w:type="paragraph" w:customStyle="1" w:styleId="Default">
    <w:name w:val="Default"/>
    <w:rsid w:val="00587E37"/>
    <w:pPr>
      <w:autoSpaceDE w:val="0"/>
      <w:autoSpaceDN w:val="0"/>
      <w:adjustRightInd w:val="0"/>
    </w:pPr>
    <w:rPr>
      <w:rFonts w:ascii="APBEEB+TimesNewRoman" w:hAnsi="APBEEB+TimesNewRoman" w:cs="APBEEB+TimesNewRoman"/>
      <w:color w:val="000000"/>
      <w:sz w:val="24"/>
      <w:szCs w:val="24"/>
    </w:rPr>
  </w:style>
  <w:style w:type="character" w:customStyle="1" w:styleId="shorttext">
    <w:name w:val="short_text"/>
    <w:basedOn w:val="Carpredefinitoparagrafo"/>
    <w:rsid w:val="00EE7617"/>
  </w:style>
  <w:style w:type="paragraph" w:styleId="Indice1">
    <w:name w:val="index 1"/>
    <w:basedOn w:val="Normale"/>
    <w:next w:val="Normale"/>
    <w:autoRedefine/>
    <w:uiPriority w:val="99"/>
    <w:semiHidden/>
    <w:unhideWhenUsed/>
    <w:rsid w:val="006C462A"/>
    <w:pPr>
      <w:ind w:left="220" w:hanging="220"/>
    </w:pPr>
  </w:style>
  <w:style w:type="paragraph" w:styleId="Indice2">
    <w:name w:val="index 2"/>
    <w:basedOn w:val="Normale"/>
    <w:next w:val="Normale"/>
    <w:autoRedefine/>
    <w:uiPriority w:val="99"/>
    <w:semiHidden/>
    <w:unhideWhenUsed/>
    <w:rsid w:val="009B16DB"/>
    <w:pPr>
      <w:ind w:left="440" w:hanging="220"/>
    </w:pPr>
  </w:style>
  <w:style w:type="paragraph" w:styleId="Nessunaspaziatura">
    <w:name w:val="No Spacing"/>
    <w:uiPriority w:val="1"/>
    <w:qFormat/>
    <w:rsid w:val="00C7506B"/>
    <w:pPr>
      <w:spacing w:after="0" w:line="240" w:lineRule="auto"/>
    </w:pPr>
  </w:style>
  <w:style w:type="paragraph" w:styleId="Citazione">
    <w:name w:val="Quote"/>
    <w:basedOn w:val="Normale"/>
    <w:next w:val="Normale"/>
    <w:link w:val="CitazioneCarattere"/>
    <w:uiPriority w:val="29"/>
    <w:qFormat/>
    <w:rsid w:val="00C7506B"/>
    <w:rPr>
      <w:i/>
      <w:iCs/>
      <w:sz w:val="24"/>
      <w:szCs w:val="24"/>
    </w:rPr>
  </w:style>
  <w:style w:type="character" w:customStyle="1" w:styleId="CitazioneCarattere">
    <w:name w:val="Citazione Carattere"/>
    <w:basedOn w:val="Carpredefinitoparagrafo"/>
    <w:link w:val="Citazione"/>
    <w:uiPriority w:val="29"/>
    <w:rsid w:val="00C7506B"/>
    <w:rPr>
      <w:i/>
      <w:iCs/>
      <w:sz w:val="24"/>
      <w:szCs w:val="24"/>
    </w:rPr>
  </w:style>
  <w:style w:type="paragraph" w:styleId="Citazioneintensa">
    <w:name w:val="Intense Quote"/>
    <w:basedOn w:val="Normale"/>
    <w:next w:val="Normale"/>
    <w:link w:val="CitazioneintensaCarattere"/>
    <w:uiPriority w:val="30"/>
    <w:qFormat/>
    <w:rsid w:val="00C7506B"/>
    <w:pPr>
      <w:spacing w:before="240" w:after="240" w:line="240" w:lineRule="auto"/>
      <w:ind w:left="1080" w:right="1080"/>
      <w:jc w:val="center"/>
    </w:pPr>
    <w:rPr>
      <w:color w:val="4F81BD" w:themeColor="accent1"/>
      <w:sz w:val="24"/>
      <w:szCs w:val="24"/>
    </w:rPr>
  </w:style>
  <w:style w:type="character" w:customStyle="1" w:styleId="CitazioneintensaCarattere">
    <w:name w:val="Citazione intensa Carattere"/>
    <w:basedOn w:val="Carpredefinitoparagrafo"/>
    <w:link w:val="Citazioneintensa"/>
    <w:uiPriority w:val="30"/>
    <w:rsid w:val="00C7506B"/>
    <w:rPr>
      <w:color w:val="4F81BD" w:themeColor="accent1"/>
      <w:sz w:val="24"/>
      <w:szCs w:val="24"/>
    </w:rPr>
  </w:style>
  <w:style w:type="character" w:styleId="Enfasidelicata">
    <w:name w:val="Subtle Emphasis"/>
    <w:uiPriority w:val="19"/>
    <w:qFormat/>
    <w:rsid w:val="00C7506B"/>
    <w:rPr>
      <w:i/>
      <w:iCs/>
      <w:color w:val="243F60" w:themeColor="accent1" w:themeShade="7F"/>
    </w:rPr>
  </w:style>
  <w:style w:type="character" w:styleId="Enfasiintensa">
    <w:name w:val="Intense Emphasis"/>
    <w:uiPriority w:val="21"/>
    <w:qFormat/>
    <w:rsid w:val="00C7506B"/>
    <w:rPr>
      <w:b/>
      <w:bCs/>
      <w:caps/>
      <w:color w:val="243F60" w:themeColor="accent1" w:themeShade="7F"/>
      <w:spacing w:val="10"/>
    </w:rPr>
  </w:style>
  <w:style w:type="character" w:styleId="Riferimentodelicato">
    <w:name w:val="Subtle Reference"/>
    <w:uiPriority w:val="31"/>
    <w:qFormat/>
    <w:rsid w:val="00C7506B"/>
    <w:rPr>
      <w:b/>
      <w:bCs/>
      <w:color w:val="4F81BD" w:themeColor="accent1"/>
    </w:rPr>
  </w:style>
  <w:style w:type="character" w:styleId="Riferimentointenso">
    <w:name w:val="Intense Reference"/>
    <w:uiPriority w:val="32"/>
    <w:qFormat/>
    <w:rsid w:val="00C7506B"/>
    <w:rPr>
      <w:b/>
      <w:bCs/>
      <w:i/>
      <w:iCs/>
      <w:caps/>
      <w:color w:val="4F81BD" w:themeColor="accent1"/>
    </w:rPr>
  </w:style>
  <w:style w:type="character" w:styleId="Titolodellibro">
    <w:name w:val="Book Title"/>
    <w:uiPriority w:val="33"/>
    <w:qFormat/>
    <w:rsid w:val="00C7506B"/>
    <w:rPr>
      <w:b/>
      <w:bCs/>
      <w:i/>
      <w:iCs/>
      <w:spacing w:val="0"/>
    </w:rPr>
  </w:style>
  <w:style w:type="table" w:customStyle="1" w:styleId="Tabellaelenco3-colore51">
    <w:name w:val="Tabella elenco 3 - colore 51"/>
    <w:basedOn w:val="Tabellanormale"/>
    <w:uiPriority w:val="48"/>
    <w:rsid w:val="007A47EE"/>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Tabellaelenco4-colore51">
    <w:name w:val="Tabella elenco 4 - colore 51"/>
    <w:basedOn w:val="Tabellanormale"/>
    <w:uiPriority w:val="49"/>
    <w:rsid w:val="007A47E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atn">
    <w:name w:val="atn"/>
    <w:basedOn w:val="Carpredefinitoparagrafo"/>
    <w:rsid w:val="00553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5008">
      <w:bodyDiv w:val="1"/>
      <w:marLeft w:val="0"/>
      <w:marRight w:val="0"/>
      <w:marTop w:val="0"/>
      <w:marBottom w:val="0"/>
      <w:divBdr>
        <w:top w:val="none" w:sz="0" w:space="0" w:color="auto"/>
        <w:left w:val="none" w:sz="0" w:space="0" w:color="auto"/>
        <w:bottom w:val="none" w:sz="0" w:space="0" w:color="auto"/>
        <w:right w:val="none" w:sz="0" w:space="0" w:color="auto"/>
      </w:divBdr>
      <w:divsChild>
        <w:div w:id="1230307645">
          <w:marLeft w:val="0"/>
          <w:marRight w:val="0"/>
          <w:marTop w:val="0"/>
          <w:marBottom w:val="0"/>
          <w:divBdr>
            <w:top w:val="none" w:sz="0" w:space="0" w:color="auto"/>
            <w:left w:val="none" w:sz="0" w:space="0" w:color="auto"/>
            <w:bottom w:val="none" w:sz="0" w:space="0" w:color="auto"/>
            <w:right w:val="none" w:sz="0" w:space="0" w:color="auto"/>
          </w:divBdr>
          <w:divsChild>
            <w:div w:id="2041078649">
              <w:marLeft w:val="0"/>
              <w:marRight w:val="0"/>
              <w:marTop w:val="0"/>
              <w:marBottom w:val="0"/>
              <w:divBdr>
                <w:top w:val="none" w:sz="0" w:space="0" w:color="auto"/>
                <w:left w:val="none" w:sz="0" w:space="0" w:color="auto"/>
                <w:bottom w:val="none" w:sz="0" w:space="0" w:color="auto"/>
                <w:right w:val="none" w:sz="0" w:space="0" w:color="auto"/>
              </w:divBdr>
              <w:divsChild>
                <w:div w:id="340008491">
                  <w:marLeft w:val="0"/>
                  <w:marRight w:val="0"/>
                  <w:marTop w:val="0"/>
                  <w:marBottom w:val="0"/>
                  <w:divBdr>
                    <w:top w:val="none" w:sz="0" w:space="0" w:color="auto"/>
                    <w:left w:val="none" w:sz="0" w:space="0" w:color="auto"/>
                    <w:bottom w:val="none" w:sz="0" w:space="0" w:color="auto"/>
                    <w:right w:val="none" w:sz="0" w:space="0" w:color="auto"/>
                  </w:divBdr>
                  <w:divsChild>
                    <w:div w:id="698897788">
                      <w:marLeft w:val="0"/>
                      <w:marRight w:val="0"/>
                      <w:marTop w:val="0"/>
                      <w:marBottom w:val="0"/>
                      <w:divBdr>
                        <w:top w:val="none" w:sz="0" w:space="0" w:color="auto"/>
                        <w:left w:val="none" w:sz="0" w:space="0" w:color="auto"/>
                        <w:bottom w:val="none" w:sz="0" w:space="0" w:color="auto"/>
                        <w:right w:val="none" w:sz="0" w:space="0" w:color="auto"/>
                      </w:divBdr>
                      <w:divsChild>
                        <w:div w:id="1209489599">
                          <w:marLeft w:val="0"/>
                          <w:marRight w:val="0"/>
                          <w:marTop w:val="0"/>
                          <w:marBottom w:val="0"/>
                          <w:divBdr>
                            <w:top w:val="none" w:sz="0" w:space="0" w:color="auto"/>
                            <w:left w:val="none" w:sz="0" w:space="0" w:color="auto"/>
                            <w:bottom w:val="none" w:sz="0" w:space="0" w:color="auto"/>
                            <w:right w:val="none" w:sz="0" w:space="0" w:color="auto"/>
                          </w:divBdr>
                          <w:divsChild>
                            <w:div w:id="19730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67317">
      <w:bodyDiv w:val="1"/>
      <w:marLeft w:val="0"/>
      <w:marRight w:val="0"/>
      <w:marTop w:val="0"/>
      <w:marBottom w:val="0"/>
      <w:divBdr>
        <w:top w:val="none" w:sz="0" w:space="0" w:color="auto"/>
        <w:left w:val="none" w:sz="0" w:space="0" w:color="auto"/>
        <w:bottom w:val="none" w:sz="0" w:space="0" w:color="auto"/>
        <w:right w:val="none" w:sz="0" w:space="0" w:color="auto"/>
      </w:divBdr>
      <w:divsChild>
        <w:div w:id="1203980413">
          <w:marLeft w:val="0"/>
          <w:marRight w:val="0"/>
          <w:marTop w:val="0"/>
          <w:marBottom w:val="0"/>
          <w:divBdr>
            <w:top w:val="none" w:sz="0" w:space="0" w:color="auto"/>
            <w:left w:val="none" w:sz="0" w:space="0" w:color="auto"/>
            <w:bottom w:val="none" w:sz="0" w:space="0" w:color="auto"/>
            <w:right w:val="none" w:sz="0" w:space="0" w:color="auto"/>
          </w:divBdr>
          <w:divsChild>
            <w:div w:id="1104418976">
              <w:marLeft w:val="0"/>
              <w:marRight w:val="0"/>
              <w:marTop w:val="0"/>
              <w:marBottom w:val="0"/>
              <w:divBdr>
                <w:top w:val="none" w:sz="0" w:space="0" w:color="auto"/>
                <w:left w:val="none" w:sz="0" w:space="0" w:color="auto"/>
                <w:bottom w:val="none" w:sz="0" w:space="0" w:color="auto"/>
                <w:right w:val="none" w:sz="0" w:space="0" w:color="auto"/>
              </w:divBdr>
              <w:divsChild>
                <w:div w:id="958339055">
                  <w:marLeft w:val="0"/>
                  <w:marRight w:val="0"/>
                  <w:marTop w:val="0"/>
                  <w:marBottom w:val="0"/>
                  <w:divBdr>
                    <w:top w:val="none" w:sz="0" w:space="0" w:color="auto"/>
                    <w:left w:val="none" w:sz="0" w:space="0" w:color="auto"/>
                    <w:bottom w:val="none" w:sz="0" w:space="0" w:color="auto"/>
                    <w:right w:val="none" w:sz="0" w:space="0" w:color="auto"/>
                  </w:divBdr>
                  <w:divsChild>
                    <w:div w:id="2064719362">
                      <w:marLeft w:val="0"/>
                      <w:marRight w:val="0"/>
                      <w:marTop w:val="0"/>
                      <w:marBottom w:val="0"/>
                      <w:divBdr>
                        <w:top w:val="none" w:sz="0" w:space="0" w:color="auto"/>
                        <w:left w:val="none" w:sz="0" w:space="0" w:color="auto"/>
                        <w:bottom w:val="none" w:sz="0" w:space="0" w:color="auto"/>
                        <w:right w:val="none" w:sz="0" w:space="0" w:color="auto"/>
                      </w:divBdr>
                      <w:divsChild>
                        <w:div w:id="82654889">
                          <w:marLeft w:val="0"/>
                          <w:marRight w:val="0"/>
                          <w:marTop w:val="0"/>
                          <w:marBottom w:val="0"/>
                          <w:divBdr>
                            <w:top w:val="none" w:sz="0" w:space="0" w:color="auto"/>
                            <w:left w:val="none" w:sz="0" w:space="0" w:color="auto"/>
                            <w:bottom w:val="none" w:sz="0" w:space="0" w:color="auto"/>
                            <w:right w:val="none" w:sz="0" w:space="0" w:color="auto"/>
                          </w:divBdr>
                          <w:divsChild>
                            <w:div w:id="135557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32126">
      <w:bodyDiv w:val="1"/>
      <w:marLeft w:val="0"/>
      <w:marRight w:val="0"/>
      <w:marTop w:val="0"/>
      <w:marBottom w:val="0"/>
      <w:divBdr>
        <w:top w:val="none" w:sz="0" w:space="0" w:color="auto"/>
        <w:left w:val="none" w:sz="0" w:space="0" w:color="auto"/>
        <w:bottom w:val="none" w:sz="0" w:space="0" w:color="auto"/>
        <w:right w:val="none" w:sz="0" w:space="0" w:color="auto"/>
      </w:divBdr>
    </w:div>
    <w:div w:id="272523155">
      <w:bodyDiv w:val="1"/>
      <w:marLeft w:val="0"/>
      <w:marRight w:val="0"/>
      <w:marTop w:val="0"/>
      <w:marBottom w:val="0"/>
      <w:divBdr>
        <w:top w:val="none" w:sz="0" w:space="0" w:color="auto"/>
        <w:left w:val="none" w:sz="0" w:space="0" w:color="auto"/>
        <w:bottom w:val="none" w:sz="0" w:space="0" w:color="auto"/>
        <w:right w:val="none" w:sz="0" w:space="0" w:color="auto"/>
      </w:divBdr>
      <w:divsChild>
        <w:div w:id="416753707">
          <w:marLeft w:val="0"/>
          <w:marRight w:val="0"/>
          <w:marTop w:val="0"/>
          <w:marBottom w:val="0"/>
          <w:divBdr>
            <w:top w:val="none" w:sz="0" w:space="0" w:color="auto"/>
            <w:left w:val="none" w:sz="0" w:space="0" w:color="auto"/>
            <w:bottom w:val="none" w:sz="0" w:space="0" w:color="auto"/>
            <w:right w:val="none" w:sz="0" w:space="0" w:color="auto"/>
          </w:divBdr>
          <w:divsChild>
            <w:div w:id="353504094">
              <w:marLeft w:val="0"/>
              <w:marRight w:val="0"/>
              <w:marTop w:val="0"/>
              <w:marBottom w:val="0"/>
              <w:divBdr>
                <w:top w:val="none" w:sz="0" w:space="0" w:color="auto"/>
                <w:left w:val="none" w:sz="0" w:space="0" w:color="auto"/>
                <w:bottom w:val="none" w:sz="0" w:space="0" w:color="auto"/>
                <w:right w:val="none" w:sz="0" w:space="0" w:color="auto"/>
              </w:divBdr>
              <w:divsChild>
                <w:div w:id="6056991">
                  <w:marLeft w:val="0"/>
                  <w:marRight w:val="0"/>
                  <w:marTop w:val="0"/>
                  <w:marBottom w:val="0"/>
                  <w:divBdr>
                    <w:top w:val="none" w:sz="0" w:space="0" w:color="auto"/>
                    <w:left w:val="none" w:sz="0" w:space="0" w:color="auto"/>
                    <w:bottom w:val="none" w:sz="0" w:space="0" w:color="auto"/>
                    <w:right w:val="none" w:sz="0" w:space="0" w:color="auto"/>
                  </w:divBdr>
                  <w:divsChild>
                    <w:div w:id="520556762">
                      <w:marLeft w:val="0"/>
                      <w:marRight w:val="0"/>
                      <w:marTop w:val="0"/>
                      <w:marBottom w:val="0"/>
                      <w:divBdr>
                        <w:top w:val="none" w:sz="0" w:space="0" w:color="auto"/>
                        <w:left w:val="none" w:sz="0" w:space="0" w:color="auto"/>
                        <w:bottom w:val="none" w:sz="0" w:space="0" w:color="auto"/>
                        <w:right w:val="none" w:sz="0" w:space="0" w:color="auto"/>
                      </w:divBdr>
                      <w:divsChild>
                        <w:div w:id="1830710497">
                          <w:marLeft w:val="0"/>
                          <w:marRight w:val="0"/>
                          <w:marTop w:val="0"/>
                          <w:marBottom w:val="0"/>
                          <w:divBdr>
                            <w:top w:val="none" w:sz="0" w:space="0" w:color="auto"/>
                            <w:left w:val="none" w:sz="0" w:space="0" w:color="auto"/>
                            <w:bottom w:val="none" w:sz="0" w:space="0" w:color="auto"/>
                            <w:right w:val="none" w:sz="0" w:space="0" w:color="auto"/>
                          </w:divBdr>
                          <w:divsChild>
                            <w:div w:id="663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4960">
      <w:bodyDiv w:val="1"/>
      <w:marLeft w:val="0"/>
      <w:marRight w:val="0"/>
      <w:marTop w:val="0"/>
      <w:marBottom w:val="0"/>
      <w:divBdr>
        <w:top w:val="none" w:sz="0" w:space="0" w:color="auto"/>
        <w:left w:val="none" w:sz="0" w:space="0" w:color="auto"/>
        <w:bottom w:val="none" w:sz="0" w:space="0" w:color="auto"/>
        <w:right w:val="none" w:sz="0" w:space="0" w:color="auto"/>
      </w:divBdr>
    </w:div>
    <w:div w:id="853500077">
      <w:bodyDiv w:val="1"/>
      <w:marLeft w:val="0"/>
      <w:marRight w:val="0"/>
      <w:marTop w:val="0"/>
      <w:marBottom w:val="0"/>
      <w:divBdr>
        <w:top w:val="none" w:sz="0" w:space="0" w:color="auto"/>
        <w:left w:val="none" w:sz="0" w:space="0" w:color="auto"/>
        <w:bottom w:val="none" w:sz="0" w:space="0" w:color="auto"/>
        <w:right w:val="none" w:sz="0" w:space="0" w:color="auto"/>
      </w:divBdr>
    </w:div>
    <w:div w:id="892424732">
      <w:bodyDiv w:val="1"/>
      <w:marLeft w:val="0"/>
      <w:marRight w:val="0"/>
      <w:marTop w:val="0"/>
      <w:marBottom w:val="0"/>
      <w:divBdr>
        <w:top w:val="none" w:sz="0" w:space="0" w:color="auto"/>
        <w:left w:val="none" w:sz="0" w:space="0" w:color="auto"/>
        <w:bottom w:val="none" w:sz="0" w:space="0" w:color="auto"/>
        <w:right w:val="none" w:sz="0" w:space="0" w:color="auto"/>
      </w:divBdr>
      <w:divsChild>
        <w:div w:id="312417133">
          <w:marLeft w:val="450"/>
          <w:marRight w:val="0"/>
          <w:marTop w:val="0"/>
          <w:marBottom w:val="0"/>
          <w:divBdr>
            <w:top w:val="none" w:sz="0" w:space="0" w:color="auto"/>
            <w:left w:val="none" w:sz="0" w:space="0" w:color="auto"/>
            <w:bottom w:val="none" w:sz="0" w:space="0" w:color="auto"/>
            <w:right w:val="none" w:sz="0" w:space="0" w:color="auto"/>
          </w:divBdr>
        </w:div>
      </w:divsChild>
    </w:div>
    <w:div w:id="953752735">
      <w:bodyDiv w:val="1"/>
      <w:marLeft w:val="0"/>
      <w:marRight w:val="0"/>
      <w:marTop w:val="0"/>
      <w:marBottom w:val="0"/>
      <w:divBdr>
        <w:top w:val="none" w:sz="0" w:space="0" w:color="auto"/>
        <w:left w:val="none" w:sz="0" w:space="0" w:color="auto"/>
        <w:bottom w:val="none" w:sz="0" w:space="0" w:color="auto"/>
        <w:right w:val="none" w:sz="0" w:space="0" w:color="auto"/>
      </w:divBdr>
    </w:div>
    <w:div w:id="1212766538">
      <w:bodyDiv w:val="1"/>
      <w:marLeft w:val="0"/>
      <w:marRight w:val="0"/>
      <w:marTop w:val="0"/>
      <w:marBottom w:val="0"/>
      <w:divBdr>
        <w:top w:val="none" w:sz="0" w:space="0" w:color="auto"/>
        <w:left w:val="none" w:sz="0" w:space="0" w:color="auto"/>
        <w:bottom w:val="none" w:sz="0" w:space="0" w:color="auto"/>
        <w:right w:val="none" w:sz="0" w:space="0" w:color="auto"/>
      </w:divBdr>
      <w:divsChild>
        <w:div w:id="362900169">
          <w:marLeft w:val="450"/>
          <w:marRight w:val="0"/>
          <w:marTop w:val="0"/>
          <w:marBottom w:val="0"/>
          <w:divBdr>
            <w:top w:val="none" w:sz="0" w:space="0" w:color="auto"/>
            <w:left w:val="none" w:sz="0" w:space="0" w:color="auto"/>
            <w:bottom w:val="none" w:sz="0" w:space="0" w:color="auto"/>
            <w:right w:val="none" w:sz="0" w:space="0" w:color="auto"/>
          </w:divBdr>
        </w:div>
      </w:divsChild>
    </w:div>
    <w:div w:id="1514417887">
      <w:bodyDiv w:val="1"/>
      <w:marLeft w:val="0"/>
      <w:marRight w:val="0"/>
      <w:marTop w:val="0"/>
      <w:marBottom w:val="0"/>
      <w:divBdr>
        <w:top w:val="none" w:sz="0" w:space="0" w:color="auto"/>
        <w:left w:val="none" w:sz="0" w:space="0" w:color="auto"/>
        <w:bottom w:val="none" w:sz="0" w:space="0" w:color="auto"/>
        <w:right w:val="none" w:sz="0" w:space="0" w:color="auto"/>
      </w:divBdr>
      <w:divsChild>
        <w:div w:id="385186800">
          <w:marLeft w:val="0"/>
          <w:marRight w:val="0"/>
          <w:marTop w:val="0"/>
          <w:marBottom w:val="0"/>
          <w:divBdr>
            <w:top w:val="none" w:sz="0" w:space="0" w:color="auto"/>
            <w:left w:val="none" w:sz="0" w:space="0" w:color="auto"/>
            <w:bottom w:val="none" w:sz="0" w:space="0" w:color="auto"/>
            <w:right w:val="none" w:sz="0" w:space="0" w:color="auto"/>
          </w:divBdr>
          <w:divsChild>
            <w:div w:id="2016611112">
              <w:marLeft w:val="0"/>
              <w:marRight w:val="0"/>
              <w:marTop w:val="0"/>
              <w:marBottom w:val="0"/>
              <w:divBdr>
                <w:top w:val="none" w:sz="0" w:space="0" w:color="auto"/>
                <w:left w:val="none" w:sz="0" w:space="0" w:color="auto"/>
                <w:bottom w:val="none" w:sz="0" w:space="0" w:color="auto"/>
                <w:right w:val="none" w:sz="0" w:space="0" w:color="auto"/>
              </w:divBdr>
              <w:divsChild>
                <w:div w:id="1073695782">
                  <w:marLeft w:val="0"/>
                  <w:marRight w:val="0"/>
                  <w:marTop w:val="0"/>
                  <w:marBottom w:val="0"/>
                  <w:divBdr>
                    <w:top w:val="none" w:sz="0" w:space="0" w:color="auto"/>
                    <w:left w:val="none" w:sz="0" w:space="0" w:color="auto"/>
                    <w:bottom w:val="none" w:sz="0" w:space="0" w:color="auto"/>
                    <w:right w:val="none" w:sz="0" w:space="0" w:color="auto"/>
                  </w:divBdr>
                  <w:divsChild>
                    <w:div w:id="148331435">
                      <w:marLeft w:val="0"/>
                      <w:marRight w:val="0"/>
                      <w:marTop w:val="0"/>
                      <w:marBottom w:val="0"/>
                      <w:divBdr>
                        <w:top w:val="none" w:sz="0" w:space="0" w:color="auto"/>
                        <w:left w:val="none" w:sz="0" w:space="0" w:color="auto"/>
                        <w:bottom w:val="none" w:sz="0" w:space="0" w:color="auto"/>
                        <w:right w:val="none" w:sz="0" w:space="0" w:color="auto"/>
                      </w:divBdr>
                      <w:divsChild>
                        <w:div w:id="1776555513">
                          <w:marLeft w:val="0"/>
                          <w:marRight w:val="0"/>
                          <w:marTop w:val="0"/>
                          <w:marBottom w:val="0"/>
                          <w:divBdr>
                            <w:top w:val="none" w:sz="0" w:space="0" w:color="auto"/>
                            <w:left w:val="none" w:sz="0" w:space="0" w:color="auto"/>
                            <w:bottom w:val="none" w:sz="0" w:space="0" w:color="auto"/>
                            <w:right w:val="none" w:sz="0" w:space="0" w:color="auto"/>
                          </w:divBdr>
                          <w:divsChild>
                            <w:div w:id="17369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670567">
      <w:bodyDiv w:val="1"/>
      <w:marLeft w:val="0"/>
      <w:marRight w:val="0"/>
      <w:marTop w:val="0"/>
      <w:marBottom w:val="0"/>
      <w:divBdr>
        <w:top w:val="none" w:sz="0" w:space="0" w:color="auto"/>
        <w:left w:val="none" w:sz="0" w:space="0" w:color="auto"/>
        <w:bottom w:val="none" w:sz="0" w:space="0" w:color="auto"/>
        <w:right w:val="none" w:sz="0" w:space="0" w:color="auto"/>
      </w:divBdr>
      <w:divsChild>
        <w:div w:id="1079912958">
          <w:marLeft w:val="0"/>
          <w:marRight w:val="0"/>
          <w:marTop w:val="0"/>
          <w:marBottom w:val="0"/>
          <w:divBdr>
            <w:top w:val="none" w:sz="0" w:space="0" w:color="auto"/>
            <w:left w:val="none" w:sz="0" w:space="0" w:color="auto"/>
            <w:bottom w:val="none" w:sz="0" w:space="0" w:color="auto"/>
            <w:right w:val="none" w:sz="0" w:space="0" w:color="auto"/>
          </w:divBdr>
          <w:divsChild>
            <w:div w:id="1831554992">
              <w:marLeft w:val="0"/>
              <w:marRight w:val="0"/>
              <w:marTop w:val="0"/>
              <w:marBottom w:val="0"/>
              <w:divBdr>
                <w:top w:val="none" w:sz="0" w:space="0" w:color="auto"/>
                <w:left w:val="none" w:sz="0" w:space="0" w:color="auto"/>
                <w:bottom w:val="none" w:sz="0" w:space="0" w:color="auto"/>
                <w:right w:val="none" w:sz="0" w:space="0" w:color="auto"/>
              </w:divBdr>
              <w:divsChild>
                <w:div w:id="59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0672">
          <w:marLeft w:val="0"/>
          <w:marRight w:val="0"/>
          <w:marTop w:val="0"/>
          <w:marBottom w:val="0"/>
          <w:divBdr>
            <w:top w:val="none" w:sz="0" w:space="0" w:color="auto"/>
            <w:left w:val="none" w:sz="0" w:space="0" w:color="auto"/>
            <w:bottom w:val="none" w:sz="0" w:space="0" w:color="auto"/>
            <w:right w:val="none" w:sz="0" w:space="0" w:color="auto"/>
          </w:divBdr>
          <w:divsChild>
            <w:div w:id="1740252268">
              <w:marLeft w:val="0"/>
              <w:marRight w:val="0"/>
              <w:marTop w:val="0"/>
              <w:marBottom w:val="0"/>
              <w:divBdr>
                <w:top w:val="none" w:sz="0" w:space="0" w:color="auto"/>
                <w:left w:val="none" w:sz="0" w:space="0" w:color="auto"/>
                <w:bottom w:val="none" w:sz="0" w:space="0" w:color="auto"/>
                <w:right w:val="none" w:sz="0" w:space="0" w:color="auto"/>
              </w:divBdr>
              <w:divsChild>
                <w:div w:id="1744182590">
                  <w:marLeft w:val="0"/>
                  <w:marRight w:val="0"/>
                  <w:marTop w:val="0"/>
                  <w:marBottom w:val="0"/>
                  <w:divBdr>
                    <w:top w:val="none" w:sz="0" w:space="0" w:color="auto"/>
                    <w:left w:val="none" w:sz="0" w:space="0" w:color="auto"/>
                    <w:bottom w:val="none" w:sz="0" w:space="0" w:color="auto"/>
                    <w:right w:val="none" w:sz="0" w:space="0" w:color="auto"/>
                  </w:divBdr>
                  <w:divsChild>
                    <w:div w:id="385102514">
                      <w:marLeft w:val="0"/>
                      <w:marRight w:val="0"/>
                      <w:marTop w:val="0"/>
                      <w:marBottom w:val="0"/>
                      <w:divBdr>
                        <w:top w:val="none" w:sz="0" w:space="0" w:color="auto"/>
                        <w:left w:val="none" w:sz="0" w:space="0" w:color="auto"/>
                        <w:bottom w:val="none" w:sz="0" w:space="0" w:color="auto"/>
                        <w:right w:val="none" w:sz="0" w:space="0" w:color="auto"/>
                      </w:divBdr>
                      <w:divsChild>
                        <w:div w:id="1463111486">
                          <w:marLeft w:val="0"/>
                          <w:marRight w:val="0"/>
                          <w:marTop w:val="0"/>
                          <w:marBottom w:val="0"/>
                          <w:divBdr>
                            <w:top w:val="none" w:sz="0" w:space="0" w:color="auto"/>
                            <w:left w:val="none" w:sz="0" w:space="0" w:color="auto"/>
                            <w:bottom w:val="none" w:sz="0" w:space="0" w:color="auto"/>
                            <w:right w:val="none" w:sz="0" w:space="0" w:color="auto"/>
                          </w:divBdr>
                          <w:divsChild>
                            <w:div w:id="434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896910">
      <w:bodyDiv w:val="1"/>
      <w:marLeft w:val="0"/>
      <w:marRight w:val="0"/>
      <w:marTop w:val="0"/>
      <w:marBottom w:val="0"/>
      <w:divBdr>
        <w:top w:val="none" w:sz="0" w:space="0" w:color="auto"/>
        <w:left w:val="none" w:sz="0" w:space="0" w:color="auto"/>
        <w:bottom w:val="none" w:sz="0" w:space="0" w:color="auto"/>
        <w:right w:val="none" w:sz="0" w:space="0" w:color="auto"/>
      </w:divBdr>
      <w:divsChild>
        <w:div w:id="956177576">
          <w:marLeft w:val="0"/>
          <w:marRight w:val="0"/>
          <w:marTop w:val="0"/>
          <w:marBottom w:val="0"/>
          <w:divBdr>
            <w:top w:val="none" w:sz="0" w:space="0" w:color="auto"/>
            <w:left w:val="none" w:sz="0" w:space="0" w:color="auto"/>
            <w:bottom w:val="none" w:sz="0" w:space="0" w:color="auto"/>
            <w:right w:val="none" w:sz="0" w:space="0" w:color="auto"/>
          </w:divBdr>
          <w:divsChild>
            <w:div w:id="1652098116">
              <w:marLeft w:val="0"/>
              <w:marRight w:val="0"/>
              <w:marTop w:val="0"/>
              <w:marBottom w:val="0"/>
              <w:divBdr>
                <w:top w:val="none" w:sz="0" w:space="0" w:color="auto"/>
                <w:left w:val="none" w:sz="0" w:space="0" w:color="auto"/>
                <w:bottom w:val="none" w:sz="0" w:space="0" w:color="auto"/>
                <w:right w:val="none" w:sz="0" w:space="0" w:color="auto"/>
              </w:divBdr>
              <w:divsChild>
                <w:div w:id="1885563087">
                  <w:marLeft w:val="0"/>
                  <w:marRight w:val="0"/>
                  <w:marTop w:val="0"/>
                  <w:marBottom w:val="0"/>
                  <w:divBdr>
                    <w:top w:val="none" w:sz="0" w:space="0" w:color="auto"/>
                    <w:left w:val="none" w:sz="0" w:space="0" w:color="auto"/>
                    <w:bottom w:val="none" w:sz="0" w:space="0" w:color="auto"/>
                    <w:right w:val="none" w:sz="0" w:space="0" w:color="auto"/>
                  </w:divBdr>
                  <w:divsChild>
                    <w:div w:id="1307587967">
                      <w:marLeft w:val="0"/>
                      <w:marRight w:val="0"/>
                      <w:marTop w:val="0"/>
                      <w:marBottom w:val="0"/>
                      <w:divBdr>
                        <w:top w:val="none" w:sz="0" w:space="0" w:color="auto"/>
                        <w:left w:val="none" w:sz="0" w:space="0" w:color="auto"/>
                        <w:bottom w:val="none" w:sz="0" w:space="0" w:color="auto"/>
                        <w:right w:val="none" w:sz="0" w:space="0" w:color="auto"/>
                      </w:divBdr>
                      <w:divsChild>
                        <w:div w:id="910701827">
                          <w:marLeft w:val="0"/>
                          <w:marRight w:val="0"/>
                          <w:marTop w:val="0"/>
                          <w:marBottom w:val="0"/>
                          <w:divBdr>
                            <w:top w:val="none" w:sz="0" w:space="0" w:color="auto"/>
                            <w:left w:val="none" w:sz="0" w:space="0" w:color="auto"/>
                            <w:bottom w:val="none" w:sz="0" w:space="0" w:color="auto"/>
                            <w:right w:val="none" w:sz="0" w:space="0" w:color="auto"/>
                          </w:divBdr>
                          <w:divsChild>
                            <w:div w:id="9521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110340">
      <w:bodyDiv w:val="1"/>
      <w:marLeft w:val="0"/>
      <w:marRight w:val="0"/>
      <w:marTop w:val="0"/>
      <w:marBottom w:val="0"/>
      <w:divBdr>
        <w:top w:val="none" w:sz="0" w:space="0" w:color="auto"/>
        <w:left w:val="none" w:sz="0" w:space="0" w:color="auto"/>
        <w:bottom w:val="none" w:sz="0" w:space="0" w:color="auto"/>
        <w:right w:val="none" w:sz="0" w:space="0" w:color="auto"/>
      </w:divBdr>
      <w:divsChild>
        <w:div w:id="1314718052">
          <w:marLeft w:val="0"/>
          <w:marRight w:val="0"/>
          <w:marTop w:val="0"/>
          <w:marBottom w:val="0"/>
          <w:divBdr>
            <w:top w:val="none" w:sz="0" w:space="0" w:color="auto"/>
            <w:left w:val="none" w:sz="0" w:space="0" w:color="auto"/>
            <w:bottom w:val="none" w:sz="0" w:space="0" w:color="auto"/>
            <w:right w:val="none" w:sz="0" w:space="0" w:color="auto"/>
          </w:divBdr>
          <w:divsChild>
            <w:div w:id="1084259689">
              <w:marLeft w:val="0"/>
              <w:marRight w:val="0"/>
              <w:marTop w:val="0"/>
              <w:marBottom w:val="0"/>
              <w:divBdr>
                <w:top w:val="none" w:sz="0" w:space="0" w:color="auto"/>
                <w:left w:val="none" w:sz="0" w:space="0" w:color="auto"/>
                <w:bottom w:val="none" w:sz="0" w:space="0" w:color="auto"/>
                <w:right w:val="none" w:sz="0" w:space="0" w:color="auto"/>
              </w:divBdr>
              <w:divsChild>
                <w:div w:id="1155800408">
                  <w:marLeft w:val="0"/>
                  <w:marRight w:val="0"/>
                  <w:marTop w:val="0"/>
                  <w:marBottom w:val="0"/>
                  <w:divBdr>
                    <w:top w:val="none" w:sz="0" w:space="0" w:color="auto"/>
                    <w:left w:val="none" w:sz="0" w:space="0" w:color="auto"/>
                    <w:bottom w:val="none" w:sz="0" w:space="0" w:color="auto"/>
                    <w:right w:val="none" w:sz="0" w:space="0" w:color="auto"/>
                  </w:divBdr>
                  <w:divsChild>
                    <w:div w:id="1130051413">
                      <w:marLeft w:val="0"/>
                      <w:marRight w:val="0"/>
                      <w:marTop w:val="0"/>
                      <w:marBottom w:val="0"/>
                      <w:divBdr>
                        <w:top w:val="none" w:sz="0" w:space="0" w:color="auto"/>
                        <w:left w:val="none" w:sz="0" w:space="0" w:color="auto"/>
                        <w:bottom w:val="none" w:sz="0" w:space="0" w:color="auto"/>
                        <w:right w:val="none" w:sz="0" w:space="0" w:color="auto"/>
                      </w:divBdr>
                      <w:divsChild>
                        <w:div w:id="1545019823">
                          <w:marLeft w:val="0"/>
                          <w:marRight w:val="0"/>
                          <w:marTop w:val="0"/>
                          <w:marBottom w:val="0"/>
                          <w:divBdr>
                            <w:top w:val="none" w:sz="0" w:space="0" w:color="auto"/>
                            <w:left w:val="none" w:sz="0" w:space="0" w:color="auto"/>
                            <w:bottom w:val="none" w:sz="0" w:space="0" w:color="auto"/>
                            <w:right w:val="none" w:sz="0" w:space="0" w:color="auto"/>
                          </w:divBdr>
                          <w:divsChild>
                            <w:div w:id="21327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799978">
      <w:bodyDiv w:val="1"/>
      <w:marLeft w:val="0"/>
      <w:marRight w:val="0"/>
      <w:marTop w:val="0"/>
      <w:marBottom w:val="0"/>
      <w:divBdr>
        <w:top w:val="none" w:sz="0" w:space="0" w:color="auto"/>
        <w:left w:val="none" w:sz="0" w:space="0" w:color="auto"/>
        <w:bottom w:val="none" w:sz="0" w:space="0" w:color="auto"/>
        <w:right w:val="none" w:sz="0" w:space="0" w:color="auto"/>
      </w:divBdr>
    </w:div>
    <w:div w:id="2030721262">
      <w:bodyDiv w:val="1"/>
      <w:marLeft w:val="0"/>
      <w:marRight w:val="0"/>
      <w:marTop w:val="0"/>
      <w:marBottom w:val="0"/>
      <w:divBdr>
        <w:top w:val="none" w:sz="0" w:space="0" w:color="auto"/>
        <w:left w:val="none" w:sz="0" w:space="0" w:color="auto"/>
        <w:bottom w:val="none" w:sz="0" w:space="0" w:color="auto"/>
        <w:right w:val="none" w:sz="0" w:space="0" w:color="auto"/>
      </w:divBdr>
      <w:divsChild>
        <w:div w:id="877276596">
          <w:marLeft w:val="0"/>
          <w:marRight w:val="0"/>
          <w:marTop w:val="0"/>
          <w:marBottom w:val="0"/>
          <w:divBdr>
            <w:top w:val="none" w:sz="0" w:space="0" w:color="auto"/>
            <w:left w:val="none" w:sz="0" w:space="0" w:color="auto"/>
            <w:bottom w:val="none" w:sz="0" w:space="0" w:color="auto"/>
            <w:right w:val="none" w:sz="0" w:space="0" w:color="auto"/>
          </w:divBdr>
          <w:divsChild>
            <w:div w:id="242571523">
              <w:marLeft w:val="0"/>
              <w:marRight w:val="0"/>
              <w:marTop w:val="0"/>
              <w:marBottom w:val="0"/>
              <w:divBdr>
                <w:top w:val="none" w:sz="0" w:space="0" w:color="auto"/>
                <w:left w:val="none" w:sz="0" w:space="0" w:color="auto"/>
                <w:bottom w:val="none" w:sz="0" w:space="0" w:color="auto"/>
                <w:right w:val="none" w:sz="0" w:space="0" w:color="auto"/>
              </w:divBdr>
              <w:divsChild>
                <w:div w:id="1090081034">
                  <w:marLeft w:val="0"/>
                  <w:marRight w:val="0"/>
                  <w:marTop w:val="0"/>
                  <w:marBottom w:val="0"/>
                  <w:divBdr>
                    <w:top w:val="none" w:sz="0" w:space="0" w:color="auto"/>
                    <w:left w:val="none" w:sz="0" w:space="0" w:color="auto"/>
                    <w:bottom w:val="none" w:sz="0" w:space="0" w:color="auto"/>
                    <w:right w:val="none" w:sz="0" w:space="0" w:color="auto"/>
                  </w:divBdr>
                  <w:divsChild>
                    <w:div w:id="1361859138">
                      <w:marLeft w:val="0"/>
                      <w:marRight w:val="0"/>
                      <w:marTop w:val="0"/>
                      <w:marBottom w:val="0"/>
                      <w:divBdr>
                        <w:top w:val="none" w:sz="0" w:space="0" w:color="auto"/>
                        <w:left w:val="none" w:sz="0" w:space="0" w:color="auto"/>
                        <w:bottom w:val="none" w:sz="0" w:space="0" w:color="auto"/>
                        <w:right w:val="none" w:sz="0" w:space="0" w:color="auto"/>
                      </w:divBdr>
                      <w:divsChild>
                        <w:div w:id="19183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01259">
              <w:marLeft w:val="0"/>
              <w:marRight w:val="0"/>
              <w:marTop w:val="0"/>
              <w:marBottom w:val="0"/>
              <w:divBdr>
                <w:top w:val="none" w:sz="0" w:space="0" w:color="auto"/>
                <w:left w:val="none" w:sz="0" w:space="0" w:color="auto"/>
                <w:bottom w:val="none" w:sz="0" w:space="0" w:color="auto"/>
                <w:right w:val="none" w:sz="0" w:space="0" w:color="auto"/>
              </w:divBdr>
              <w:divsChild>
                <w:div w:id="1623803719">
                  <w:marLeft w:val="0"/>
                  <w:marRight w:val="0"/>
                  <w:marTop w:val="0"/>
                  <w:marBottom w:val="0"/>
                  <w:divBdr>
                    <w:top w:val="none" w:sz="0" w:space="0" w:color="auto"/>
                    <w:left w:val="none" w:sz="0" w:space="0" w:color="auto"/>
                    <w:bottom w:val="none" w:sz="0" w:space="0" w:color="auto"/>
                    <w:right w:val="none" w:sz="0" w:space="0" w:color="auto"/>
                  </w:divBdr>
                  <w:divsChild>
                    <w:div w:id="1995522125">
                      <w:marLeft w:val="0"/>
                      <w:marRight w:val="0"/>
                      <w:marTop w:val="0"/>
                      <w:marBottom w:val="0"/>
                      <w:divBdr>
                        <w:top w:val="none" w:sz="0" w:space="0" w:color="auto"/>
                        <w:left w:val="none" w:sz="0" w:space="0" w:color="auto"/>
                        <w:bottom w:val="none" w:sz="0" w:space="0" w:color="auto"/>
                        <w:right w:val="none" w:sz="0" w:space="0" w:color="auto"/>
                      </w:divBdr>
                      <w:divsChild>
                        <w:div w:id="253514180">
                          <w:marLeft w:val="0"/>
                          <w:marRight w:val="0"/>
                          <w:marTop w:val="0"/>
                          <w:marBottom w:val="0"/>
                          <w:divBdr>
                            <w:top w:val="none" w:sz="0" w:space="0" w:color="auto"/>
                            <w:left w:val="none" w:sz="0" w:space="0" w:color="auto"/>
                            <w:bottom w:val="none" w:sz="0" w:space="0" w:color="auto"/>
                            <w:right w:val="none" w:sz="0" w:space="0" w:color="auto"/>
                          </w:divBdr>
                          <w:divsChild>
                            <w:div w:id="1880819039">
                              <w:marLeft w:val="0"/>
                              <w:marRight w:val="0"/>
                              <w:marTop w:val="0"/>
                              <w:marBottom w:val="0"/>
                              <w:divBdr>
                                <w:top w:val="none" w:sz="0" w:space="0" w:color="auto"/>
                                <w:left w:val="none" w:sz="0" w:space="0" w:color="auto"/>
                                <w:bottom w:val="none" w:sz="0" w:space="0" w:color="auto"/>
                                <w:right w:val="none" w:sz="0" w:space="0" w:color="auto"/>
                              </w:divBdr>
                              <w:divsChild>
                                <w:div w:id="18702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lumMod val="60000"/>
            <a:lumOff val="40000"/>
          </a:schemeClr>
        </a:solidFill>
        <a:ln w="12700">
          <a:solidFill>
            <a:schemeClr val="tx2">
              <a:lumMod val="75000"/>
            </a:schemeClr>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08C5F2-F7C2-4980-BACB-147C4D15C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11388</TotalTime>
  <Pages>1</Pages>
  <Words>6486</Words>
  <Characters>36972</Characters>
  <Application>Microsoft Office Word</Application>
  <DocSecurity>0</DocSecurity>
  <Lines>308</Lines>
  <Paragraphs>86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Istat</Company>
  <LinksUpToDate>false</LinksUpToDate>
  <CharactersWithSpaces>43372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Ticino62</dc:creator>
  <cp:lastModifiedBy>Gino Mascotti</cp:lastModifiedBy>
  <cp:revision>64</cp:revision>
  <cp:lastPrinted>2014-05-15T10:39:00Z</cp:lastPrinted>
  <dcterms:created xsi:type="dcterms:W3CDTF">2015-01-13T11:58:00Z</dcterms:created>
  <dcterms:modified xsi:type="dcterms:W3CDTF">2015-06-16T09:38:00Z</dcterms:modified>
</cp:coreProperties>
</file>